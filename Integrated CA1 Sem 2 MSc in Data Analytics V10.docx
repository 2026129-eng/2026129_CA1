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4DE6F4" w14:textId="77777777" w:rsidR="0084137E" w:rsidRDefault="0084137E">
      <w:pPr>
        <w:spacing w:after="0"/>
        <w:jc w:val="center"/>
        <w:rPr>
          <w:sz w:val="24"/>
          <w:szCs w:val="24"/>
        </w:rPr>
      </w:pPr>
    </w:p>
    <w:p w14:paraId="04A212EF" w14:textId="77777777" w:rsidR="0084137E" w:rsidRDefault="00933657">
      <w:pPr>
        <w:spacing w:after="0"/>
        <w:jc w:val="center"/>
        <w:rPr>
          <w:sz w:val="24"/>
          <w:szCs w:val="24"/>
        </w:rPr>
      </w:pPr>
      <w:r>
        <w:rPr>
          <w:noProof/>
          <w:sz w:val="24"/>
          <w:szCs w:val="24"/>
        </w:rPr>
        <w:drawing>
          <wp:inline distT="0" distB="0" distL="0" distR="0" wp14:anchorId="1534D406" wp14:editId="26B69F15">
            <wp:extent cx="4645660" cy="1347470"/>
            <wp:effectExtent l="0" t="0" r="0" b="0"/>
            <wp:docPr id="1" name="image2.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picture containing icon&#10;&#10;Description automatically generated"/>
                    <pic:cNvPicPr preferRelativeResize="0"/>
                  </pic:nvPicPr>
                  <pic:blipFill>
                    <a:blip r:embed="rId8"/>
                    <a:srcRect/>
                    <a:stretch>
                      <a:fillRect/>
                    </a:stretch>
                  </pic:blipFill>
                  <pic:spPr>
                    <a:xfrm>
                      <a:off x="0" y="0"/>
                      <a:ext cx="4645660" cy="1347470"/>
                    </a:xfrm>
                    <a:prstGeom prst="rect">
                      <a:avLst/>
                    </a:prstGeom>
                    <a:ln/>
                  </pic:spPr>
                </pic:pic>
              </a:graphicData>
            </a:graphic>
          </wp:inline>
        </w:drawing>
      </w:r>
    </w:p>
    <w:p w14:paraId="58BD0AB4" w14:textId="77777777" w:rsidR="0084137E" w:rsidRDefault="0084137E">
      <w:pPr>
        <w:spacing w:after="0"/>
        <w:jc w:val="center"/>
        <w:rPr>
          <w:b/>
          <w:bCs/>
        </w:rPr>
      </w:pPr>
    </w:p>
    <w:p w14:paraId="675077DA" w14:textId="77777777" w:rsidR="0084137E" w:rsidRDefault="0084137E">
      <w:pPr>
        <w:spacing w:after="0"/>
        <w:jc w:val="center"/>
        <w:rPr>
          <w:b/>
          <w:bCs/>
        </w:rPr>
      </w:pPr>
    </w:p>
    <w:p w14:paraId="1512C595" w14:textId="77777777" w:rsidR="0084137E" w:rsidRDefault="0084137E">
      <w:pPr>
        <w:spacing w:after="0"/>
        <w:jc w:val="center"/>
        <w:rPr>
          <w:b/>
          <w:bCs/>
        </w:rPr>
      </w:pPr>
    </w:p>
    <w:p w14:paraId="0C32A160" w14:textId="77777777" w:rsidR="0084137E" w:rsidRDefault="00933657">
      <w:pPr>
        <w:spacing w:after="0"/>
        <w:jc w:val="center"/>
        <w:rPr>
          <w:b/>
          <w:bCs/>
        </w:rPr>
      </w:pPr>
      <w:r>
        <w:rPr>
          <w:b/>
          <w:bCs/>
        </w:rPr>
        <w:t xml:space="preserve">CCT College Dublin Continuous Assessment </w:t>
      </w:r>
    </w:p>
    <w:p w14:paraId="0D0C32C9" w14:textId="77777777" w:rsidR="0084137E" w:rsidRDefault="0084137E">
      <w:pPr>
        <w:spacing w:after="0"/>
        <w:rPr>
          <w:i/>
          <w:iCs/>
          <w:color w:val="FF0000"/>
        </w:rPr>
      </w:pPr>
    </w:p>
    <w:p w14:paraId="00DD9B07" w14:textId="77777777" w:rsidR="00F947C0" w:rsidRPr="00591DFB" w:rsidRDefault="00F947C0" w:rsidP="00F947C0">
      <w:pPr>
        <w:spacing w:after="0"/>
        <w:rPr>
          <w:rFonts w:asciiTheme="minorHAnsi" w:hAnsiTheme="minorHAnsi" w:cstheme="minorHAnsi"/>
        </w:rPr>
      </w:pPr>
      <w:r w:rsidRPr="00591DFB">
        <w:rPr>
          <w:rFonts w:asciiTheme="minorHAnsi" w:eastAsia="Times New Roman" w:hAnsiTheme="minorHAnsi" w:cstheme="minorHAnsi"/>
          <w:color w:val="333333"/>
        </w:rPr>
        <w:t xml:space="preserve">  </w:t>
      </w:r>
    </w:p>
    <w:tbl>
      <w:tblPr>
        <w:tblStyle w:val="TableGrid"/>
        <w:tblW w:w="9052" w:type="dxa"/>
        <w:tblInd w:w="4" w:type="dxa"/>
        <w:tblCellMar>
          <w:top w:w="44" w:type="dxa"/>
          <w:left w:w="101" w:type="dxa"/>
          <w:right w:w="37" w:type="dxa"/>
        </w:tblCellMar>
        <w:tblLook w:val="04A0" w:firstRow="1" w:lastRow="0" w:firstColumn="1" w:lastColumn="0" w:noHBand="0" w:noVBand="1"/>
      </w:tblPr>
      <w:tblGrid>
        <w:gridCol w:w="1716"/>
        <w:gridCol w:w="3014"/>
        <w:gridCol w:w="1427"/>
        <w:gridCol w:w="2895"/>
      </w:tblGrid>
      <w:tr w:rsidR="00F947C0" w:rsidRPr="00591DFB" w14:paraId="7BF02507" w14:textId="77777777" w:rsidTr="00914E6B">
        <w:trPr>
          <w:trHeight w:val="262"/>
        </w:trPr>
        <w:tc>
          <w:tcPr>
            <w:tcW w:w="1725" w:type="dxa"/>
            <w:tcBorders>
              <w:top w:val="single" w:sz="4" w:space="0" w:color="000000"/>
              <w:left w:val="single" w:sz="3" w:space="0" w:color="000000"/>
              <w:bottom w:val="single" w:sz="4" w:space="0" w:color="000000"/>
              <w:right w:val="single" w:sz="4" w:space="0" w:color="000000"/>
            </w:tcBorders>
          </w:tcPr>
          <w:p w14:paraId="50910CD8" w14:textId="77777777" w:rsidR="00F947C0" w:rsidRPr="00591DFB" w:rsidRDefault="00F947C0" w:rsidP="00914E6B">
            <w:pPr>
              <w:ind w:left="4"/>
              <w:rPr>
                <w:rFonts w:cstheme="minorHAnsi"/>
              </w:rPr>
            </w:pPr>
            <w:bookmarkStart w:id="0" w:name="_Hlk208386549"/>
            <w:r w:rsidRPr="00591DFB">
              <w:rPr>
                <w:rFonts w:eastAsia="Times New Roman" w:cstheme="minorHAnsi"/>
                <w:color w:val="333333"/>
              </w:rPr>
              <w:t xml:space="preserve">Programme Title: </w:t>
            </w:r>
          </w:p>
        </w:tc>
        <w:tc>
          <w:tcPr>
            <w:tcW w:w="4394" w:type="dxa"/>
            <w:gridSpan w:val="2"/>
            <w:tcBorders>
              <w:top w:val="single" w:sz="4" w:space="0" w:color="000000"/>
              <w:left w:val="single" w:sz="4" w:space="0" w:color="000000"/>
              <w:bottom w:val="single" w:sz="4" w:space="0" w:color="000000"/>
              <w:right w:val="nil"/>
            </w:tcBorders>
          </w:tcPr>
          <w:p w14:paraId="67A6A83D" w14:textId="77777777" w:rsidR="00F947C0" w:rsidRPr="00591DFB" w:rsidRDefault="00F947C0" w:rsidP="00914E6B">
            <w:pPr>
              <w:rPr>
                <w:rFonts w:cstheme="minorHAnsi"/>
              </w:rPr>
            </w:pPr>
            <w:r w:rsidRPr="00591DFB">
              <w:rPr>
                <w:rFonts w:eastAsia="Times New Roman" w:cstheme="minorHAnsi"/>
                <w:color w:val="333333"/>
              </w:rPr>
              <w:t xml:space="preserve">MSc in Data Analytics </w:t>
            </w:r>
          </w:p>
        </w:tc>
        <w:tc>
          <w:tcPr>
            <w:tcW w:w="2933" w:type="dxa"/>
            <w:tcBorders>
              <w:top w:val="single" w:sz="4" w:space="0" w:color="000000"/>
              <w:left w:val="nil"/>
              <w:bottom w:val="single" w:sz="4" w:space="0" w:color="000000"/>
              <w:right w:val="single" w:sz="4" w:space="0" w:color="000000"/>
            </w:tcBorders>
          </w:tcPr>
          <w:p w14:paraId="7F91156E" w14:textId="77777777" w:rsidR="00F947C0" w:rsidRPr="00591DFB" w:rsidRDefault="00F947C0" w:rsidP="00914E6B">
            <w:pPr>
              <w:rPr>
                <w:rFonts w:cstheme="minorHAnsi"/>
              </w:rPr>
            </w:pPr>
          </w:p>
        </w:tc>
      </w:tr>
      <w:tr w:rsidR="00F947C0" w:rsidRPr="00591DFB" w14:paraId="3B96C39F" w14:textId="77777777" w:rsidTr="00914E6B">
        <w:trPr>
          <w:trHeight w:val="262"/>
        </w:trPr>
        <w:tc>
          <w:tcPr>
            <w:tcW w:w="1725" w:type="dxa"/>
            <w:tcBorders>
              <w:top w:val="single" w:sz="4" w:space="0" w:color="000000"/>
              <w:left w:val="single" w:sz="3" w:space="0" w:color="000000"/>
              <w:bottom w:val="single" w:sz="4" w:space="0" w:color="000000"/>
              <w:right w:val="single" w:sz="4" w:space="0" w:color="000000"/>
            </w:tcBorders>
          </w:tcPr>
          <w:p w14:paraId="46C9785A" w14:textId="77777777" w:rsidR="00F947C0" w:rsidRPr="00591DFB" w:rsidRDefault="00F947C0" w:rsidP="00914E6B">
            <w:pPr>
              <w:ind w:left="4"/>
              <w:rPr>
                <w:rFonts w:cstheme="minorHAnsi"/>
              </w:rPr>
            </w:pPr>
            <w:r w:rsidRPr="00591DFB">
              <w:rPr>
                <w:rFonts w:eastAsia="Times New Roman" w:cstheme="minorHAnsi"/>
                <w:color w:val="333333"/>
              </w:rPr>
              <w:t xml:space="preserve">Cohort: </w:t>
            </w:r>
          </w:p>
        </w:tc>
        <w:tc>
          <w:tcPr>
            <w:tcW w:w="4394" w:type="dxa"/>
            <w:gridSpan w:val="2"/>
            <w:tcBorders>
              <w:top w:val="single" w:sz="4" w:space="0" w:color="000000"/>
              <w:left w:val="single" w:sz="4" w:space="0" w:color="000000"/>
              <w:bottom w:val="single" w:sz="4" w:space="0" w:color="000000"/>
              <w:right w:val="nil"/>
            </w:tcBorders>
          </w:tcPr>
          <w:p w14:paraId="3A1AE372" w14:textId="77777777" w:rsidR="00F947C0" w:rsidRPr="00591DFB" w:rsidRDefault="00F947C0" w:rsidP="00914E6B">
            <w:pPr>
              <w:rPr>
                <w:rFonts w:cstheme="minorHAnsi"/>
              </w:rPr>
            </w:pPr>
            <w:r w:rsidRPr="00591DFB">
              <w:rPr>
                <w:rFonts w:eastAsia="Times New Roman" w:cstheme="minorHAnsi"/>
                <w:color w:val="333333"/>
              </w:rPr>
              <w:t>MSc in Data Analytics</w:t>
            </w:r>
            <w:r>
              <w:rPr>
                <w:rFonts w:eastAsia="Times New Roman" w:cstheme="minorHAnsi"/>
                <w:color w:val="333333"/>
              </w:rPr>
              <w:t xml:space="preserve"> FT</w:t>
            </w:r>
            <w:r w:rsidRPr="00591DFB">
              <w:rPr>
                <w:rFonts w:eastAsia="Times New Roman" w:cstheme="minorHAnsi"/>
                <w:color w:val="333333"/>
              </w:rPr>
              <w:t xml:space="preserve"> </w:t>
            </w:r>
            <w:r>
              <w:rPr>
                <w:rFonts w:eastAsia="Times New Roman" w:cstheme="minorHAnsi"/>
                <w:color w:val="333333"/>
              </w:rPr>
              <w:t>(Feb 26</w:t>
            </w:r>
            <w:r w:rsidRPr="00591DFB">
              <w:rPr>
                <w:rFonts w:eastAsia="Times New Roman" w:cstheme="minorHAnsi"/>
                <w:color w:val="333333"/>
              </w:rPr>
              <w:t xml:space="preserve"> start) </w:t>
            </w:r>
          </w:p>
        </w:tc>
        <w:tc>
          <w:tcPr>
            <w:tcW w:w="2933" w:type="dxa"/>
            <w:tcBorders>
              <w:top w:val="single" w:sz="4" w:space="0" w:color="000000"/>
              <w:left w:val="nil"/>
              <w:bottom w:val="single" w:sz="4" w:space="0" w:color="000000"/>
              <w:right w:val="single" w:sz="4" w:space="0" w:color="000000"/>
            </w:tcBorders>
          </w:tcPr>
          <w:p w14:paraId="34946295" w14:textId="77777777" w:rsidR="00F947C0" w:rsidRPr="00591DFB" w:rsidRDefault="00F947C0" w:rsidP="00914E6B">
            <w:pPr>
              <w:rPr>
                <w:rFonts w:cstheme="minorHAnsi"/>
              </w:rPr>
            </w:pPr>
          </w:p>
        </w:tc>
      </w:tr>
      <w:tr w:rsidR="00F947C0" w:rsidRPr="00591DFB" w14:paraId="3E37CCD7" w14:textId="77777777" w:rsidTr="00914E6B">
        <w:trPr>
          <w:trHeight w:val="515"/>
        </w:trPr>
        <w:tc>
          <w:tcPr>
            <w:tcW w:w="1725" w:type="dxa"/>
            <w:tcBorders>
              <w:top w:val="single" w:sz="4" w:space="0" w:color="000000"/>
              <w:left w:val="single" w:sz="3" w:space="0" w:color="000000"/>
              <w:bottom w:val="single" w:sz="3" w:space="0" w:color="000000"/>
              <w:right w:val="single" w:sz="4" w:space="0" w:color="000000"/>
            </w:tcBorders>
          </w:tcPr>
          <w:p w14:paraId="21DB8E45" w14:textId="77777777" w:rsidR="00F947C0" w:rsidRPr="00591DFB" w:rsidRDefault="00F947C0" w:rsidP="00914E6B">
            <w:pPr>
              <w:ind w:left="4"/>
              <w:rPr>
                <w:rFonts w:cstheme="minorHAnsi"/>
              </w:rPr>
            </w:pPr>
            <w:r w:rsidRPr="00591DFB">
              <w:rPr>
                <w:rFonts w:eastAsia="Times New Roman" w:cstheme="minorHAnsi"/>
                <w:color w:val="333333"/>
              </w:rPr>
              <w:t xml:space="preserve">Module Title(s): </w:t>
            </w:r>
          </w:p>
        </w:tc>
        <w:tc>
          <w:tcPr>
            <w:tcW w:w="4394" w:type="dxa"/>
            <w:gridSpan w:val="2"/>
            <w:tcBorders>
              <w:top w:val="single" w:sz="4" w:space="0" w:color="000000"/>
              <w:left w:val="single" w:sz="4" w:space="0" w:color="000000"/>
              <w:bottom w:val="single" w:sz="3" w:space="0" w:color="000000"/>
              <w:right w:val="nil"/>
            </w:tcBorders>
          </w:tcPr>
          <w:p w14:paraId="7EEDA8EE" w14:textId="77777777" w:rsidR="00F947C0" w:rsidRPr="00591DFB" w:rsidRDefault="00F947C0" w:rsidP="00914E6B">
            <w:pPr>
              <w:rPr>
                <w:rFonts w:cstheme="minorHAnsi"/>
              </w:rPr>
            </w:pPr>
            <w:r w:rsidRPr="00591DFB">
              <w:rPr>
                <w:rFonts w:eastAsia="Times New Roman" w:cstheme="minorHAnsi"/>
                <w:color w:val="333333"/>
              </w:rPr>
              <w:t xml:space="preserve">Advanced Data Analytics </w:t>
            </w:r>
          </w:p>
          <w:p w14:paraId="7E76B7AE" w14:textId="77777777" w:rsidR="00F947C0" w:rsidRPr="00591DFB" w:rsidRDefault="00F947C0" w:rsidP="00914E6B">
            <w:pPr>
              <w:rPr>
                <w:rFonts w:cstheme="minorHAnsi"/>
              </w:rPr>
            </w:pPr>
            <w:r w:rsidRPr="00591DFB">
              <w:rPr>
                <w:rFonts w:eastAsia="Times New Roman" w:cstheme="minorHAnsi"/>
                <w:color w:val="333333"/>
              </w:rPr>
              <w:t xml:space="preserve">Big Data Storage and Processing </w:t>
            </w:r>
          </w:p>
        </w:tc>
        <w:tc>
          <w:tcPr>
            <w:tcW w:w="2933" w:type="dxa"/>
            <w:tcBorders>
              <w:top w:val="single" w:sz="4" w:space="0" w:color="000000"/>
              <w:left w:val="nil"/>
              <w:bottom w:val="single" w:sz="3" w:space="0" w:color="000000"/>
              <w:right w:val="single" w:sz="4" w:space="0" w:color="000000"/>
            </w:tcBorders>
          </w:tcPr>
          <w:p w14:paraId="2B718CEB" w14:textId="77777777" w:rsidR="00F947C0" w:rsidRPr="00591DFB" w:rsidRDefault="00F947C0" w:rsidP="00914E6B">
            <w:pPr>
              <w:rPr>
                <w:rFonts w:cstheme="minorHAnsi"/>
              </w:rPr>
            </w:pPr>
          </w:p>
        </w:tc>
      </w:tr>
      <w:tr w:rsidR="00F947C0" w:rsidRPr="00591DFB" w14:paraId="33A189E3" w14:textId="77777777" w:rsidTr="00914E6B">
        <w:trPr>
          <w:trHeight w:val="767"/>
        </w:trPr>
        <w:tc>
          <w:tcPr>
            <w:tcW w:w="1725" w:type="dxa"/>
            <w:tcBorders>
              <w:top w:val="single" w:sz="3" w:space="0" w:color="000000"/>
              <w:left w:val="single" w:sz="3" w:space="0" w:color="000000"/>
              <w:bottom w:val="single" w:sz="4" w:space="0" w:color="000000"/>
              <w:right w:val="single" w:sz="4" w:space="0" w:color="000000"/>
            </w:tcBorders>
          </w:tcPr>
          <w:p w14:paraId="7DBA3A28" w14:textId="77777777" w:rsidR="00F947C0" w:rsidRPr="00591DFB" w:rsidRDefault="00F947C0" w:rsidP="00914E6B">
            <w:pPr>
              <w:ind w:left="4" w:right="56"/>
              <w:rPr>
                <w:rFonts w:cstheme="minorHAnsi"/>
              </w:rPr>
            </w:pPr>
            <w:r w:rsidRPr="00591DFB">
              <w:rPr>
                <w:rFonts w:eastAsia="Times New Roman" w:cstheme="minorHAnsi"/>
                <w:color w:val="333333"/>
              </w:rPr>
              <w:t xml:space="preserve">Assignment Type: </w:t>
            </w:r>
          </w:p>
        </w:tc>
        <w:tc>
          <w:tcPr>
            <w:tcW w:w="3043" w:type="dxa"/>
            <w:tcBorders>
              <w:top w:val="single" w:sz="3" w:space="0" w:color="000000"/>
              <w:left w:val="single" w:sz="4" w:space="0" w:color="000000"/>
              <w:bottom w:val="single" w:sz="4" w:space="0" w:color="000000"/>
              <w:right w:val="single" w:sz="4" w:space="0" w:color="000000"/>
            </w:tcBorders>
          </w:tcPr>
          <w:p w14:paraId="6C55F981" w14:textId="77777777" w:rsidR="00F947C0" w:rsidRPr="00591DFB" w:rsidRDefault="00F947C0" w:rsidP="00914E6B">
            <w:pPr>
              <w:rPr>
                <w:rFonts w:cstheme="minorHAnsi"/>
              </w:rPr>
            </w:pPr>
            <w:r w:rsidRPr="00591DFB">
              <w:rPr>
                <w:rFonts w:eastAsia="Times New Roman" w:cstheme="minorHAnsi"/>
                <w:color w:val="333333"/>
              </w:rPr>
              <w:t xml:space="preserve">Individual </w:t>
            </w:r>
          </w:p>
        </w:tc>
        <w:tc>
          <w:tcPr>
            <w:tcW w:w="1351" w:type="dxa"/>
            <w:tcBorders>
              <w:top w:val="single" w:sz="3" w:space="0" w:color="000000"/>
              <w:left w:val="single" w:sz="4" w:space="0" w:color="000000"/>
              <w:bottom w:val="single" w:sz="4" w:space="0" w:color="000000"/>
              <w:right w:val="single" w:sz="4" w:space="0" w:color="000000"/>
            </w:tcBorders>
          </w:tcPr>
          <w:p w14:paraId="3951B623" w14:textId="77777777" w:rsidR="00F947C0" w:rsidRPr="00591DFB" w:rsidRDefault="00F947C0" w:rsidP="00914E6B">
            <w:pPr>
              <w:rPr>
                <w:rFonts w:cstheme="minorHAnsi"/>
              </w:rPr>
            </w:pPr>
            <w:r w:rsidRPr="00591DFB">
              <w:rPr>
                <w:rFonts w:eastAsia="Times New Roman" w:cstheme="minorHAnsi"/>
                <w:color w:val="333333"/>
              </w:rPr>
              <w:t xml:space="preserve">Weighting(s): </w:t>
            </w:r>
          </w:p>
        </w:tc>
        <w:tc>
          <w:tcPr>
            <w:tcW w:w="2933" w:type="dxa"/>
            <w:tcBorders>
              <w:top w:val="single" w:sz="3" w:space="0" w:color="000000"/>
              <w:left w:val="single" w:sz="4" w:space="0" w:color="000000"/>
              <w:bottom w:val="single" w:sz="4" w:space="0" w:color="000000"/>
              <w:right w:val="single" w:sz="4" w:space="0" w:color="000000"/>
            </w:tcBorders>
          </w:tcPr>
          <w:p w14:paraId="0EC52254" w14:textId="77777777" w:rsidR="00F947C0" w:rsidRPr="00591DFB" w:rsidRDefault="00F947C0" w:rsidP="00914E6B">
            <w:pPr>
              <w:ind w:left="2"/>
              <w:rPr>
                <w:rFonts w:cstheme="minorHAnsi"/>
              </w:rPr>
            </w:pPr>
            <w:r w:rsidRPr="00591DFB">
              <w:rPr>
                <w:rFonts w:eastAsia="Times New Roman" w:cstheme="minorHAnsi"/>
                <w:color w:val="333333"/>
              </w:rPr>
              <w:t xml:space="preserve">Advanced Data Analytics – 40% </w:t>
            </w:r>
          </w:p>
          <w:p w14:paraId="3BC29A2D" w14:textId="77777777" w:rsidR="00F947C0" w:rsidRPr="00591DFB" w:rsidRDefault="00F947C0" w:rsidP="00914E6B">
            <w:pPr>
              <w:ind w:left="2"/>
              <w:rPr>
                <w:rFonts w:cstheme="minorHAnsi"/>
              </w:rPr>
            </w:pPr>
            <w:r w:rsidRPr="00591DFB">
              <w:rPr>
                <w:rFonts w:eastAsia="Times New Roman" w:cstheme="minorHAnsi"/>
                <w:color w:val="333333"/>
              </w:rPr>
              <w:t xml:space="preserve">Big Data Storage and Processing – 40% </w:t>
            </w:r>
          </w:p>
        </w:tc>
      </w:tr>
      <w:tr w:rsidR="00F947C0" w:rsidRPr="00591DFB" w14:paraId="094C126A" w14:textId="77777777" w:rsidTr="00914E6B">
        <w:trPr>
          <w:trHeight w:val="262"/>
        </w:trPr>
        <w:tc>
          <w:tcPr>
            <w:tcW w:w="1725" w:type="dxa"/>
            <w:tcBorders>
              <w:top w:val="single" w:sz="4" w:space="0" w:color="000000"/>
              <w:left w:val="single" w:sz="3" w:space="0" w:color="000000"/>
              <w:bottom w:val="single" w:sz="4" w:space="0" w:color="000000"/>
              <w:right w:val="single" w:sz="4" w:space="0" w:color="000000"/>
            </w:tcBorders>
          </w:tcPr>
          <w:p w14:paraId="5733A5A0" w14:textId="77777777" w:rsidR="00F947C0" w:rsidRPr="00591DFB" w:rsidRDefault="00F947C0" w:rsidP="00914E6B">
            <w:pPr>
              <w:ind w:left="4"/>
              <w:rPr>
                <w:rFonts w:cstheme="minorHAnsi"/>
              </w:rPr>
            </w:pPr>
            <w:r w:rsidRPr="00591DFB">
              <w:rPr>
                <w:rFonts w:eastAsia="Times New Roman" w:cstheme="minorHAnsi"/>
                <w:color w:val="333333"/>
              </w:rPr>
              <w:t xml:space="preserve">Assignment Title: </w:t>
            </w:r>
          </w:p>
        </w:tc>
        <w:tc>
          <w:tcPr>
            <w:tcW w:w="4394" w:type="dxa"/>
            <w:gridSpan w:val="2"/>
            <w:tcBorders>
              <w:top w:val="single" w:sz="4" w:space="0" w:color="000000"/>
              <w:left w:val="single" w:sz="4" w:space="0" w:color="000000"/>
              <w:bottom w:val="single" w:sz="4" w:space="0" w:color="000000"/>
              <w:right w:val="nil"/>
            </w:tcBorders>
          </w:tcPr>
          <w:p w14:paraId="7365D4FF" w14:textId="77777777" w:rsidR="00F947C0" w:rsidRPr="00591DFB" w:rsidRDefault="00F947C0" w:rsidP="00914E6B">
            <w:pPr>
              <w:rPr>
                <w:rFonts w:cstheme="minorHAnsi"/>
              </w:rPr>
            </w:pPr>
            <w:r w:rsidRPr="00591DFB">
              <w:rPr>
                <w:rFonts w:eastAsia="Times New Roman" w:cstheme="minorHAnsi"/>
                <w:color w:val="333333"/>
              </w:rPr>
              <w:t xml:space="preserve">Integrated CA1 Sem 2 MSc in Data Analytics </w:t>
            </w:r>
          </w:p>
        </w:tc>
        <w:tc>
          <w:tcPr>
            <w:tcW w:w="2933" w:type="dxa"/>
            <w:tcBorders>
              <w:top w:val="single" w:sz="4" w:space="0" w:color="000000"/>
              <w:left w:val="nil"/>
              <w:bottom w:val="single" w:sz="4" w:space="0" w:color="000000"/>
              <w:right w:val="single" w:sz="4" w:space="0" w:color="000000"/>
            </w:tcBorders>
          </w:tcPr>
          <w:p w14:paraId="24A92DBB" w14:textId="77777777" w:rsidR="00F947C0" w:rsidRPr="00591DFB" w:rsidRDefault="00F947C0" w:rsidP="00914E6B">
            <w:pPr>
              <w:rPr>
                <w:rFonts w:cstheme="minorHAnsi"/>
              </w:rPr>
            </w:pPr>
          </w:p>
        </w:tc>
      </w:tr>
      <w:tr w:rsidR="00F947C0" w:rsidRPr="00591DFB" w14:paraId="2C77956C" w14:textId="77777777" w:rsidTr="00914E6B">
        <w:trPr>
          <w:trHeight w:val="262"/>
        </w:trPr>
        <w:tc>
          <w:tcPr>
            <w:tcW w:w="1725" w:type="dxa"/>
            <w:tcBorders>
              <w:top w:val="single" w:sz="4" w:space="0" w:color="000000"/>
              <w:left w:val="single" w:sz="3" w:space="0" w:color="000000"/>
              <w:bottom w:val="single" w:sz="4" w:space="0" w:color="000000"/>
              <w:right w:val="single" w:sz="4" w:space="0" w:color="000000"/>
            </w:tcBorders>
          </w:tcPr>
          <w:p w14:paraId="466B17D1" w14:textId="77777777" w:rsidR="00F947C0" w:rsidRPr="00591DFB" w:rsidRDefault="00F947C0" w:rsidP="00914E6B">
            <w:pPr>
              <w:ind w:left="4"/>
              <w:rPr>
                <w:rFonts w:cstheme="minorHAnsi"/>
              </w:rPr>
            </w:pPr>
            <w:r w:rsidRPr="00591DFB">
              <w:rPr>
                <w:rFonts w:eastAsia="Times New Roman" w:cstheme="minorHAnsi"/>
                <w:color w:val="333333"/>
              </w:rPr>
              <w:t xml:space="preserve">Issue Date: </w:t>
            </w:r>
          </w:p>
        </w:tc>
        <w:tc>
          <w:tcPr>
            <w:tcW w:w="4394" w:type="dxa"/>
            <w:gridSpan w:val="2"/>
            <w:tcBorders>
              <w:top w:val="single" w:sz="4" w:space="0" w:color="000000"/>
              <w:left w:val="single" w:sz="4" w:space="0" w:color="000000"/>
              <w:bottom w:val="single" w:sz="4" w:space="0" w:color="000000"/>
              <w:right w:val="nil"/>
            </w:tcBorders>
          </w:tcPr>
          <w:p w14:paraId="157D8651" w14:textId="4FDC488D" w:rsidR="00F947C0" w:rsidRPr="00591DFB" w:rsidRDefault="005633BC" w:rsidP="00914E6B">
            <w:pPr>
              <w:rPr>
                <w:rFonts w:cstheme="minorHAnsi"/>
              </w:rPr>
            </w:pPr>
            <w:r>
              <w:rPr>
                <w:rFonts w:eastAsia="Times New Roman" w:cstheme="minorHAnsi"/>
                <w:color w:val="333333"/>
              </w:rPr>
              <w:t>7</w:t>
            </w:r>
            <w:r w:rsidR="00F947C0" w:rsidRPr="00EA7E30">
              <w:rPr>
                <w:rFonts w:eastAsia="Times New Roman" w:cstheme="minorHAnsi"/>
                <w:color w:val="333333"/>
                <w:vertAlign w:val="superscript"/>
              </w:rPr>
              <w:t>th</w:t>
            </w:r>
            <w:r w:rsidR="00F947C0">
              <w:rPr>
                <w:rFonts w:eastAsia="Times New Roman" w:cstheme="minorHAnsi"/>
                <w:color w:val="333333"/>
              </w:rPr>
              <w:t xml:space="preserve"> </w:t>
            </w:r>
            <w:r>
              <w:rPr>
                <w:rFonts w:eastAsia="Times New Roman" w:cstheme="minorHAnsi"/>
                <w:color w:val="333333"/>
              </w:rPr>
              <w:t>September</w:t>
            </w:r>
            <w:r w:rsidR="00F947C0">
              <w:rPr>
                <w:rFonts w:eastAsia="Times New Roman" w:cstheme="minorHAnsi"/>
                <w:color w:val="333333"/>
              </w:rPr>
              <w:t xml:space="preserve"> 2026</w:t>
            </w:r>
            <w:r w:rsidR="00F947C0" w:rsidRPr="00591DFB">
              <w:rPr>
                <w:rFonts w:eastAsia="Times New Roman" w:cstheme="minorHAnsi"/>
                <w:color w:val="333333"/>
              </w:rPr>
              <w:t xml:space="preserve"> </w:t>
            </w:r>
          </w:p>
        </w:tc>
        <w:tc>
          <w:tcPr>
            <w:tcW w:w="2933" w:type="dxa"/>
            <w:tcBorders>
              <w:top w:val="single" w:sz="4" w:space="0" w:color="000000"/>
              <w:left w:val="nil"/>
              <w:bottom w:val="single" w:sz="4" w:space="0" w:color="000000"/>
              <w:right w:val="single" w:sz="4" w:space="0" w:color="000000"/>
            </w:tcBorders>
          </w:tcPr>
          <w:p w14:paraId="0B969FA8" w14:textId="77777777" w:rsidR="00F947C0" w:rsidRPr="00591DFB" w:rsidRDefault="00F947C0" w:rsidP="00914E6B">
            <w:pPr>
              <w:rPr>
                <w:rFonts w:cstheme="minorHAnsi"/>
              </w:rPr>
            </w:pPr>
          </w:p>
        </w:tc>
      </w:tr>
      <w:tr w:rsidR="00F947C0" w:rsidRPr="00591DFB" w14:paraId="13EC0777" w14:textId="77777777" w:rsidTr="00914E6B">
        <w:trPr>
          <w:trHeight w:val="515"/>
        </w:trPr>
        <w:tc>
          <w:tcPr>
            <w:tcW w:w="1725" w:type="dxa"/>
            <w:tcBorders>
              <w:top w:val="single" w:sz="4" w:space="0" w:color="000000"/>
              <w:left w:val="single" w:sz="3" w:space="0" w:color="000000"/>
              <w:bottom w:val="single" w:sz="3" w:space="0" w:color="000000"/>
              <w:right w:val="single" w:sz="4" w:space="0" w:color="000000"/>
            </w:tcBorders>
          </w:tcPr>
          <w:p w14:paraId="02AC1C37" w14:textId="77777777" w:rsidR="00F947C0" w:rsidRPr="00591DFB" w:rsidRDefault="00F947C0" w:rsidP="00914E6B">
            <w:pPr>
              <w:ind w:left="4"/>
              <w:rPr>
                <w:rFonts w:cstheme="minorHAnsi"/>
              </w:rPr>
            </w:pPr>
            <w:r w:rsidRPr="00591DFB">
              <w:rPr>
                <w:rFonts w:eastAsia="Times New Roman" w:cstheme="minorHAnsi"/>
                <w:color w:val="333333"/>
              </w:rPr>
              <w:t xml:space="preserve">Lecturer(s): </w:t>
            </w:r>
          </w:p>
        </w:tc>
        <w:tc>
          <w:tcPr>
            <w:tcW w:w="4394" w:type="dxa"/>
            <w:gridSpan w:val="2"/>
            <w:tcBorders>
              <w:top w:val="single" w:sz="4" w:space="0" w:color="000000"/>
              <w:left w:val="single" w:sz="4" w:space="0" w:color="000000"/>
              <w:bottom w:val="single" w:sz="3" w:space="0" w:color="000000"/>
              <w:right w:val="nil"/>
            </w:tcBorders>
          </w:tcPr>
          <w:p w14:paraId="1FC32480" w14:textId="77777777" w:rsidR="00F947C0" w:rsidRPr="00591DFB" w:rsidRDefault="00F947C0" w:rsidP="00914E6B">
            <w:pPr>
              <w:ind w:right="1879"/>
              <w:rPr>
                <w:rFonts w:cstheme="minorHAnsi"/>
              </w:rPr>
            </w:pPr>
            <w:r w:rsidRPr="00591DFB">
              <w:rPr>
                <w:rFonts w:eastAsia="Times New Roman" w:cstheme="minorHAnsi"/>
                <w:color w:val="333333"/>
              </w:rPr>
              <w:t xml:space="preserve">David McQuaid Muhammad Iqbal </w:t>
            </w:r>
          </w:p>
        </w:tc>
        <w:tc>
          <w:tcPr>
            <w:tcW w:w="2933" w:type="dxa"/>
            <w:tcBorders>
              <w:top w:val="single" w:sz="4" w:space="0" w:color="000000"/>
              <w:left w:val="nil"/>
              <w:bottom w:val="single" w:sz="3" w:space="0" w:color="000000"/>
              <w:right w:val="single" w:sz="4" w:space="0" w:color="000000"/>
            </w:tcBorders>
          </w:tcPr>
          <w:p w14:paraId="1C5C1706" w14:textId="77777777" w:rsidR="00F947C0" w:rsidRPr="00591DFB" w:rsidRDefault="00F947C0" w:rsidP="00914E6B">
            <w:pPr>
              <w:rPr>
                <w:rFonts w:cstheme="minorHAnsi"/>
              </w:rPr>
            </w:pPr>
          </w:p>
        </w:tc>
      </w:tr>
      <w:tr w:rsidR="00F947C0" w:rsidRPr="00591DFB" w14:paraId="5336E5C6" w14:textId="77777777" w:rsidTr="00914E6B">
        <w:trPr>
          <w:trHeight w:val="515"/>
        </w:trPr>
        <w:tc>
          <w:tcPr>
            <w:tcW w:w="1725" w:type="dxa"/>
            <w:tcBorders>
              <w:top w:val="single" w:sz="4" w:space="0" w:color="000000"/>
              <w:left w:val="single" w:sz="3" w:space="0" w:color="000000"/>
              <w:bottom w:val="single" w:sz="3" w:space="0" w:color="000000"/>
              <w:right w:val="single" w:sz="4" w:space="0" w:color="000000"/>
            </w:tcBorders>
          </w:tcPr>
          <w:p w14:paraId="60E7223E" w14:textId="77777777" w:rsidR="00F947C0" w:rsidRPr="00591DFB" w:rsidRDefault="00F947C0" w:rsidP="00914E6B">
            <w:pPr>
              <w:ind w:left="4"/>
              <w:rPr>
                <w:rFonts w:eastAsia="Times New Roman" w:cstheme="minorHAnsi"/>
                <w:color w:val="333333"/>
              </w:rPr>
            </w:pPr>
            <w:r w:rsidRPr="00591DFB">
              <w:rPr>
                <w:rFonts w:cstheme="minorHAnsi"/>
              </w:rPr>
              <w:t>Late Submission Penalty:</w:t>
            </w:r>
          </w:p>
        </w:tc>
        <w:tc>
          <w:tcPr>
            <w:tcW w:w="7327" w:type="dxa"/>
            <w:gridSpan w:val="3"/>
            <w:tcBorders>
              <w:top w:val="single" w:sz="4" w:space="0" w:color="000000"/>
              <w:left w:val="single" w:sz="4" w:space="0" w:color="000000"/>
              <w:bottom w:val="single" w:sz="3" w:space="0" w:color="000000"/>
              <w:right w:val="single" w:sz="4" w:space="0" w:color="000000"/>
            </w:tcBorders>
          </w:tcPr>
          <w:p w14:paraId="1E197F57" w14:textId="77777777" w:rsidR="00F947C0" w:rsidRPr="00591DFB" w:rsidRDefault="00F947C0" w:rsidP="00914E6B">
            <w:pPr>
              <w:rPr>
                <w:rFonts w:cstheme="minorHAnsi"/>
              </w:rPr>
            </w:pPr>
            <w:r w:rsidRPr="00591DFB">
              <w:rPr>
                <w:rFonts w:cstheme="minorHAnsi"/>
              </w:rPr>
              <w:t>Late submissions will be accepted up to 5 calendar days after the deadline. All late submissions are subject to a penalty of 10% of the mark awarded.</w:t>
            </w:r>
          </w:p>
        </w:tc>
      </w:tr>
      <w:tr w:rsidR="00F947C0" w:rsidRPr="00591DFB" w14:paraId="7D46D37E" w14:textId="77777777" w:rsidTr="00914E6B">
        <w:trPr>
          <w:trHeight w:val="515"/>
        </w:trPr>
        <w:tc>
          <w:tcPr>
            <w:tcW w:w="1725" w:type="dxa"/>
            <w:tcBorders>
              <w:top w:val="single" w:sz="4" w:space="0" w:color="000000"/>
              <w:left w:val="single" w:sz="3" w:space="0" w:color="000000"/>
              <w:bottom w:val="single" w:sz="3" w:space="0" w:color="000000"/>
              <w:right w:val="single" w:sz="4" w:space="0" w:color="000000"/>
            </w:tcBorders>
          </w:tcPr>
          <w:p w14:paraId="7C19CD78" w14:textId="77777777" w:rsidR="00F947C0" w:rsidRPr="00591DFB" w:rsidRDefault="00F947C0" w:rsidP="00914E6B">
            <w:pPr>
              <w:ind w:left="4"/>
              <w:rPr>
                <w:rFonts w:cstheme="minorHAnsi"/>
              </w:rPr>
            </w:pPr>
            <w:r w:rsidRPr="00591DFB">
              <w:rPr>
                <w:rFonts w:cstheme="minorHAnsi"/>
              </w:rPr>
              <w:t>Method of Submission:</w:t>
            </w:r>
          </w:p>
        </w:tc>
        <w:tc>
          <w:tcPr>
            <w:tcW w:w="7327" w:type="dxa"/>
            <w:gridSpan w:val="3"/>
            <w:tcBorders>
              <w:top w:val="single" w:sz="4" w:space="0" w:color="000000"/>
              <w:left w:val="single" w:sz="4" w:space="0" w:color="000000"/>
              <w:bottom w:val="single" w:sz="3" w:space="0" w:color="000000"/>
              <w:right w:val="single" w:sz="4" w:space="0" w:color="000000"/>
            </w:tcBorders>
          </w:tcPr>
          <w:p w14:paraId="04EC6E0E" w14:textId="77777777" w:rsidR="00F947C0" w:rsidRPr="00591DFB" w:rsidRDefault="00F947C0" w:rsidP="00914E6B">
            <w:pPr>
              <w:rPr>
                <w:rFonts w:cstheme="minorHAnsi"/>
                <w:b/>
                <w:bCs/>
              </w:rPr>
            </w:pPr>
            <w:r w:rsidRPr="00591DFB">
              <w:rPr>
                <w:rFonts w:cstheme="minorHAnsi"/>
                <w:b/>
                <w:bCs/>
              </w:rPr>
              <w:t>Moodle</w:t>
            </w:r>
          </w:p>
        </w:tc>
      </w:tr>
      <w:tr w:rsidR="00F947C0" w:rsidRPr="00591DFB" w14:paraId="06E6E52D" w14:textId="77777777" w:rsidTr="00914E6B">
        <w:trPr>
          <w:trHeight w:val="515"/>
        </w:trPr>
        <w:tc>
          <w:tcPr>
            <w:tcW w:w="1725" w:type="dxa"/>
            <w:tcBorders>
              <w:top w:val="single" w:sz="4" w:space="0" w:color="000000"/>
              <w:left w:val="single" w:sz="3" w:space="0" w:color="000000"/>
              <w:bottom w:val="single" w:sz="3" w:space="0" w:color="000000"/>
              <w:right w:val="single" w:sz="4" w:space="0" w:color="000000"/>
            </w:tcBorders>
          </w:tcPr>
          <w:p w14:paraId="212C82C2" w14:textId="77777777" w:rsidR="00F947C0" w:rsidRPr="00591DFB" w:rsidRDefault="00F947C0" w:rsidP="00914E6B">
            <w:pPr>
              <w:ind w:left="4"/>
              <w:rPr>
                <w:rFonts w:cstheme="minorHAnsi"/>
              </w:rPr>
            </w:pPr>
            <w:r w:rsidRPr="00591DFB">
              <w:rPr>
                <w:rFonts w:cstheme="minorHAnsi"/>
              </w:rPr>
              <w:t>Instructions for Submission:</w:t>
            </w:r>
          </w:p>
        </w:tc>
        <w:tc>
          <w:tcPr>
            <w:tcW w:w="7327" w:type="dxa"/>
            <w:gridSpan w:val="3"/>
            <w:tcBorders>
              <w:top w:val="single" w:sz="4" w:space="0" w:color="000000"/>
              <w:left w:val="single" w:sz="4" w:space="0" w:color="000000"/>
              <w:bottom w:val="single" w:sz="3" w:space="0" w:color="000000"/>
              <w:right w:val="single" w:sz="4" w:space="0" w:color="000000"/>
            </w:tcBorders>
          </w:tcPr>
          <w:p w14:paraId="43A11B3A" w14:textId="77777777" w:rsidR="00F947C0" w:rsidRPr="00591DFB" w:rsidRDefault="00F947C0" w:rsidP="00914E6B">
            <w:pPr>
              <w:rPr>
                <w:rFonts w:cstheme="minorHAnsi"/>
              </w:rPr>
            </w:pPr>
            <w:r w:rsidRPr="00591DFB">
              <w:rPr>
                <w:rFonts w:cstheme="minorHAnsi"/>
              </w:rPr>
              <w:t>All files to be uploaded</w:t>
            </w:r>
            <w:r>
              <w:rPr>
                <w:rFonts w:cstheme="minorHAnsi"/>
              </w:rPr>
              <w:t xml:space="preserve"> to Moodle</w:t>
            </w:r>
            <w:r w:rsidRPr="00591DFB">
              <w:rPr>
                <w:rFonts w:cstheme="minorHAnsi"/>
              </w:rPr>
              <w:t xml:space="preserve"> separately (Do NOT Zip your submission)</w:t>
            </w:r>
          </w:p>
          <w:p w14:paraId="169E563E" w14:textId="77777777" w:rsidR="00F947C0" w:rsidRDefault="00F947C0" w:rsidP="00914E6B">
            <w:pPr>
              <w:rPr>
                <w:rFonts w:cstheme="minorHAnsi"/>
                <w:b/>
                <w:bCs/>
              </w:rPr>
            </w:pPr>
            <w:r w:rsidRPr="00591DFB">
              <w:rPr>
                <w:rFonts w:cstheme="minorHAnsi"/>
                <w:b/>
                <w:bCs/>
              </w:rPr>
              <w:t xml:space="preserve">Expected files : Written report (word document ONLY, No PDF’s),  </w:t>
            </w:r>
            <w:bookmarkStart w:id="1" w:name="_Hlk143505803"/>
            <w:r w:rsidRPr="00591DFB">
              <w:rPr>
                <w:rFonts w:cstheme="minorHAnsi"/>
                <w:b/>
                <w:bCs/>
              </w:rPr>
              <w:t>Code files (Jupyter notebook</w:t>
            </w:r>
            <w:bookmarkEnd w:id="1"/>
            <w:r>
              <w:rPr>
                <w:rFonts w:cstheme="minorHAnsi"/>
                <w:b/>
                <w:bCs/>
              </w:rPr>
              <w:t xml:space="preserve">), Zip file with all chosen papers in PDF format </w:t>
            </w:r>
          </w:p>
          <w:p w14:paraId="535F37A7" w14:textId="77777777" w:rsidR="00F947C0" w:rsidRPr="00591DFB" w:rsidRDefault="00F947C0" w:rsidP="00914E6B">
            <w:pPr>
              <w:rPr>
                <w:rFonts w:cstheme="minorHAnsi"/>
                <w:b/>
                <w:bCs/>
              </w:rPr>
            </w:pPr>
            <w:r>
              <w:rPr>
                <w:rFonts w:cstheme="minorHAnsi"/>
                <w:b/>
                <w:bCs/>
              </w:rPr>
              <w:t xml:space="preserve">Please upload your </w:t>
            </w:r>
            <w:r w:rsidRPr="00591DFB">
              <w:rPr>
                <w:rFonts w:cstheme="minorHAnsi"/>
                <w:b/>
                <w:bCs/>
              </w:rPr>
              <w:t>Screencast presentation</w:t>
            </w:r>
            <w:r>
              <w:rPr>
                <w:rFonts w:cstheme="minorHAnsi"/>
                <w:b/>
                <w:bCs/>
              </w:rPr>
              <w:t xml:space="preserve"> and datasets to Google Drive and ensure the folder is accessible (NOT PRIVATE) and include the drive link in your report   </w:t>
            </w:r>
          </w:p>
        </w:tc>
      </w:tr>
      <w:tr w:rsidR="00F947C0" w:rsidRPr="00591DFB" w14:paraId="7A2C5B49" w14:textId="77777777" w:rsidTr="00914E6B">
        <w:trPr>
          <w:trHeight w:val="767"/>
        </w:trPr>
        <w:tc>
          <w:tcPr>
            <w:tcW w:w="1725" w:type="dxa"/>
            <w:tcBorders>
              <w:top w:val="single" w:sz="3" w:space="0" w:color="000000"/>
              <w:left w:val="single" w:sz="3" w:space="0" w:color="000000"/>
              <w:bottom w:val="single" w:sz="4" w:space="0" w:color="000000"/>
              <w:right w:val="single" w:sz="4" w:space="0" w:color="000000"/>
            </w:tcBorders>
          </w:tcPr>
          <w:p w14:paraId="62F2AB37" w14:textId="77777777" w:rsidR="00F947C0" w:rsidRPr="00591DFB" w:rsidRDefault="00F947C0" w:rsidP="00914E6B">
            <w:pPr>
              <w:ind w:left="4"/>
              <w:rPr>
                <w:rFonts w:cstheme="minorHAnsi"/>
              </w:rPr>
            </w:pPr>
            <w:r w:rsidRPr="00591DFB">
              <w:rPr>
                <w:rFonts w:eastAsia="Times New Roman" w:cstheme="minorHAnsi"/>
                <w:color w:val="333333"/>
              </w:rPr>
              <w:t xml:space="preserve">Submission Date:  </w:t>
            </w:r>
          </w:p>
        </w:tc>
        <w:tc>
          <w:tcPr>
            <w:tcW w:w="3043" w:type="dxa"/>
            <w:tcBorders>
              <w:top w:val="single" w:sz="3" w:space="0" w:color="000000"/>
              <w:left w:val="single" w:sz="4" w:space="0" w:color="000000"/>
              <w:bottom w:val="single" w:sz="4" w:space="0" w:color="000000"/>
              <w:right w:val="single" w:sz="4" w:space="0" w:color="000000"/>
            </w:tcBorders>
          </w:tcPr>
          <w:p w14:paraId="129F3BD8" w14:textId="399674E1" w:rsidR="00F947C0" w:rsidRPr="00591DFB" w:rsidRDefault="00F947C0" w:rsidP="00914E6B">
            <w:pPr>
              <w:rPr>
                <w:rFonts w:cstheme="minorHAnsi"/>
              </w:rPr>
            </w:pPr>
            <w:r>
              <w:rPr>
                <w:rFonts w:eastAsia="Times New Roman" w:cstheme="minorHAnsi"/>
                <w:color w:val="333333"/>
              </w:rPr>
              <w:t>1</w:t>
            </w:r>
            <w:r w:rsidR="007408D7">
              <w:rPr>
                <w:rFonts w:eastAsia="Times New Roman" w:cstheme="minorHAnsi"/>
                <w:color w:val="333333"/>
              </w:rPr>
              <w:t>1</w:t>
            </w:r>
            <w:r w:rsidRPr="00DD1040">
              <w:rPr>
                <w:rFonts w:eastAsia="Times New Roman" w:cstheme="minorHAnsi"/>
                <w:color w:val="333333"/>
                <w:vertAlign w:val="superscript"/>
              </w:rPr>
              <w:t>th</w:t>
            </w:r>
            <w:r>
              <w:rPr>
                <w:rFonts w:eastAsia="Times New Roman" w:cstheme="minorHAnsi"/>
                <w:color w:val="333333"/>
              </w:rPr>
              <w:t xml:space="preserve"> </w:t>
            </w:r>
            <w:r w:rsidR="007408D7">
              <w:rPr>
                <w:rFonts w:eastAsia="Times New Roman" w:cstheme="minorHAnsi"/>
                <w:color w:val="333333"/>
              </w:rPr>
              <w:t>October</w:t>
            </w:r>
            <w:r>
              <w:rPr>
                <w:rFonts w:eastAsia="Times New Roman" w:cstheme="minorHAnsi"/>
                <w:color w:val="333333"/>
              </w:rPr>
              <w:t xml:space="preserve"> 2026</w:t>
            </w:r>
          </w:p>
        </w:tc>
        <w:tc>
          <w:tcPr>
            <w:tcW w:w="1351" w:type="dxa"/>
            <w:tcBorders>
              <w:top w:val="single" w:sz="3" w:space="0" w:color="000000"/>
              <w:left w:val="single" w:sz="4" w:space="0" w:color="000000"/>
              <w:bottom w:val="single" w:sz="4" w:space="0" w:color="000000"/>
              <w:right w:val="single" w:sz="4" w:space="0" w:color="000000"/>
            </w:tcBorders>
          </w:tcPr>
          <w:p w14:paraId="01C77F4D" w14:textId="77777777" w:rsidR="00F947C0" w:rsidRPr="00591DFB" w:rsidRDefault="00F947C0" w:rsidP="00914E6B">
            <w:pPr>
              <w:rPr>
                <w:rFonts w:cstheme="minorHAnsi"/>
              </w:rPr>
            </w:pPr>
            <w:r w:rsidRPr="00591DFB">
              <w:rPr>
                <w:rFonts w:eastAsia="Times New Roman" w:cstheme="minorHAnsi"/>
                <w:color w:val="333333"/>
              </w:rPr>
              <w:t xml:space="preserve">Feedback Date: </w:t>
            </w:r>
          </w:p>
        </w:tc>
        <w:tc>
          <w:tcPr>
            <w:tcW w:w="2933" w:type="dxa"/>
            <w:tcBorders>
              <w:top w:val="single" w:sz="3" w:space="0" w:color="000000"/>
              <w:left w:val="single" w:sz="4" w:space="0" w:color="000000"/>
              <w:bottom w:val="single" w:sz="4" w:space="0" w:color="000000"/>
              <w:right w:val="single" w:sz="4" w:space="0" w:color="000000"/>
            </w:tcBorders>
          </w:tcPr>
          <w:p w14:paraId="5D6B586E" w14:textId="77777777" w:rsidR="00F947C0" w:rsidRPr="00591DFB" w:rsidRDefault="00F947C0" w:rsidP="00914E6B">
            <w:pPr>
              <w:ind w:left="2"/>
              <w:rPr>
                <w:rFonts w:cstheme="minorHAnsi"/>
              </w:rPr>
            </w:pPr>
            <w:r w:rsidRPr="00591DFB">
              <w:rPr>
                <w:rFonts w:eastAsia="Times New Roman" w:cstheme="minorHAnsi"/>
                <w:color w:val="333333"/>
              </w:rPr>
              <w:t xml:space="preserve">Three weeks after final submission [Including late and PMCs] </w:t>
            </w:r>
          </w:p>
        </w:tc>
      </w:tr>
      <w:bookmarkEnd w:id="0"/>
    </w:tbl>
    <w:p w14:paraId="1BC996F5" w14:textId="77777777" w:rsidR="0084137E" w:rsidRDefault="0084137E">
      <w:pPr>
        <w:spacing w:after="0"/>
        <w:rPr>
          <w:b/>
          <w:bCs/>
        </w:rPr>
      </w:pPr>
    </w:p>
    <w:p w14:paraId="1FB0E99B" w14:textId="77777777" w:rsidR="0084137E" w:rsidRDefault="0084137E">
      <w:pPr>
        <w:spacing w:after="0"/>
        <w:rPr>
          <w:b/>
          <w:bCs/>
        </w:rPr>
      </w:pPr>
    </w:p>
    <w:p w14:paraId="60FEA66A" w14:textId="02F6D46B" w:rsidR="0084137E" w:rsidRDefault="00933657">
      <w:r>
        <w:br w:type="page"/>
      </w:r>
    </w:p>
    <w:p w14:paraId="2F7DF264" w14:textId="77777777" w:rsidR="00F947C0" w:rsidRPr="00591DFB" w:rsidRDefault="00F947C0" w:rsidP="00F947C0">
      <w:pPr>
        <w:spacing w:after="5" w:line="265" w:lineRule="auto"/>
        <w:ind w:left="-5" w:hanging="10"/>
        <w:rPr>
          <w:rFonts w:asciiTheme="minorHAnsi" w:eastAsia="Times New Roman" w:hAnsiTheme="minorHAnsi" w:cstheme="minorHAnsi"/>
          <w:b/>
          <w:bCs/>
          <w:color w:val="333333"/>
        </w:rPr>
      </w:pPr>
      <w:bookmarkStart w:id="2" w:name="_heading=h.gggb7lo7pcwv" w:colFirst="0" w:colLast="0"/>
      <w:bookmarkEnd w:id="2"/>
      <w:r w:rsidRPr="00591DFB">
        <w:rPr>
          <w:rFonts w:asciiTheme="minorHAnsi" w:eastAsia="Times New Roman" w:hAnsiTheme="minorHAnsi" w:cstheme="minorHAnsi"/>
          <w:b/>
          <w:bCs/>
          <w:color w:val="333333"/>
        </w:rPr>
        <w:lastRenderedPageBreak/>
        <w:t xml:space="preserve">Assessment Task </w:t>
      </w:r>
    </w:p>
    <w:p w14:paraId="0DC8B8FA" w14:textId="77777777" w:rsidR="00F947C0" w:rsidRPr="00591DFB" w:rsidRDefault="00F947C0" w:rsidP="00F947C0">
      <w:pPr>
        <w:spacing w:after="5" w:line="265" w:lineRule="auto"/>
        <w:ind w:left="-5" w:hanging="10"/>
        <w:rPr>
          <w:rFonts w:asciiTheme="minorHAnsi" w:eastAsia="Times New Roman" w:hAnsiTheme="minorHAnsi" w:cstheme="minorHAnsi"/>
          <w:b/>
          <w:bCs/>
          <w:color w:val="333333"/>
        </w:rPr>
      </w:pPr>
    </w:p>
    <w:p w14:paraId="686D0FB5" w14:textId="77777777" w:rsidR="00F947C0" w:rsidRPr="00C82E47" w:rsidRDefault="00F947C0" w:rsidP="00F947C0">
      <w:pPr>
        <w:spacing w:after="5" w:line="265" w:lineRule="auto"/>
        <w:ind w:left="-5" w:hanging="10"/>
        <w:rPr>
          <w:rFonts w:asciiTheme="minorHAnsi" w:eastAsia="Times New Roman" w:hAnsiTheme="minorHAnsi" w:cstheme="minorHAnsi"/>
          <w:b/>
          <w:bCs/>
          <w:color w:val="333333"/>
          <w:sz w:val="28"/>
          <w:szCs w:val="28"/>
        </w:rPr>
      </w:pPr>
      <w:r w:rsidRPr="00B05AD4">
        <w:rPr>
          <w:rFonts w:asciiTheme="minorHAnsi" w:eastAsia="Times New Roman" w:hAnsiTheme="minorHAnsi" w:cstheme="minorHAnsi"/>
          <w:b/>
          <w:bCs/>
          <w:color w:val="333333"/>
          <w:sz w:val="28"/>
          <w:szCs w:val="28"/>
        </w:rPr>
        <w:t>Note your chosen topic of research cannot be the same as your topic chosen for your RP&amp;E Module</w:t>
      </w:r>
    </w:p>
    <w:p w14:paraId="3B007822" w14:textId="77777777" w:rsidR="00F947C0" w:rsidRPr="00BB7999" w:rsidRDefault="00F947C0" w:rsidP="00F947C0">
      <w:pPr>
        <w:spacing w:after="4" w:line="269" w:lineRule="auto"/>
        <w:rPr>
          <w:rFonts w:asciiTheme="minorHAnsi" w:eastAsia="Times New Roman" w:hAnsiTheme="minorHAnsi" w:cstheme="minorHAnsi"/>
          <w:b/>
          <w:bCs/>
          <w:color w:val="333333"/>
          <w:u w:val="single"/>
        </w:rPr>
      </w:pPr>
    </w:p>
    <w:p w14:paraId="1C0D80FA" w14:textId="77777777" w:rsidR="00F947C0" w:rsidRPr="00DD1040" w:rsidRDefault="00F947C0" w:rsidP="00F947C0">
      <w:pPr>
        <w:spacing w:after="0" w:line="268" w:lineRule="auto"/>
        <w:ind w:left="-5" w:right="-11" w:hanging="10"/>
        <w:jc w:val="both"/>
        <w:rPr>
          <w:rFonts w:asciiTheme="minorHAnsi" w:eastAsia="Times New Roman" w:hAnsiTheme="minorHAnsi" w:cstheme="minorHAnsi"/>
          <w:color w:val="333333"/>
        </w:rPr>
      </w:pPr>
      <w:r w:rsidRPr="00591DFB">
        <w:rPr>
          <w:rFonts w:asciiTheme="minorHAnsi" w:eastAsia="Times New Roman" w:hAnsiTheme="minorHAnsi" w:cstheme="minorHAnsi"/>
          <w:color w:val="333333"/>
        </w:rPr>
        <w:t>In this continuous assessment, you are expected to carry out research and produce a research paper</w:t>
      </w:r>
      <w:r>
        <w:rPr>
          <w:rFonts w:asciiTheme="minorHAnsi" w:eastAsia="Times New Roman" w:hAnsiTheme="minorHAnsi" w:cstheme="minorHAnsi"/>
          <w:color w:val="333333"/>
        </w:rPr>
        <w:t xml:space="preserve"> and coded experimental example</w:t>
      </w:r>
      <w:r w:rsidRPr="00591DFB">
        <w:rPr>
          <w:rFonts w:asciiTheme="minorHAnsi" w:eastAsia="Times New Roman" w:hAnsiTheme="minorHAnsi" w:cstheme="minorHAnsi"/>
          <w:color w:val="333333"/>
        </w:rPr>
        <w:t xml:space="preserve"> based on </w:t>
      </w:r>
      <w:r>
        <w:rPr>
          <w:rFonts w:asciiTheme="minorHAnsi" w:eastAsia="Times New Roman" w:hAnsiTheme="minorHAnsi" w:cstheme="minorHAnsi"/>
          <w:color w:val="333333"/>
        </w:rPr>
        <w:t>a</w:t>
      </w:r>
      <w:r w:rsidRPr="00591DFB">
        <w:rPr>
          <w:rFonts w:asciiTheme="minorHAnsi" w:eastAsia="Times New Roman" w:hAnsiTheme="minorHAnsi" w:cstheme="minorHAnsi"/>
          <w:color w:val="333333"/>
        </w:rPr>
        <w:t xml:space="preserve"> chosen topic </w:t>
      </w:r>
      <w:r w:rsidRPr="00591DFB">
        <w:rPr>
          <w:rFonts w:asciiTheme="minorHAnsi" w:eastAsia="Times New Roman" w:hAnsiTheme="minorHAnsi" w:cstheme="minorHAnsi"/>
          <w:b/>
          <w:bCs/>
          <w:color w:val="333333"/>
        </w:rPr>
        <w:t xml:space="preserve">combining </w:t>
      </w:r>
      <w:bookmarkStart w:id="3" w:name="_Hlk159826072"/>
      <w:r w:rsidRPr="00591DFB">
        <w:rPr>
          <w:rFonts w:asciiTheme="minorHAnsi" w:eastAsia="Times New Roman" w:hAnsiTheme="minorHAnsi" w:cstheme="minorHAnsi"/>
          <w:b/>
          <w:bCs/>
          <w:color w:val="333333"/>
        </w:rPr>
        <w:t>Advanced data analytics (specifically Neural Networks) and Big Data Storage &amp; Processing</w:t>
      </w:r>
      <w:bookmarkEnd w:id="3"/>
      <w:r w:rsidRPr="00591DFB">
        <w:rPr>
          <w:rFonts w:asciiTheme="minorHAnsi" w:eastAsia="Times New Roman" w:hAnsiTheme="minorHAnsi" w:cstheme="minorHAnsi"/>
          <w:b/>
          <w:bCs/>
          <w:color w:val="333333"/>
        </w:rPr>
        <w:t>.</w:t>
      </w:r>
      <w:r w:rsidRPr="00591DFB">
        <w:rPr>
          <w:rFonts w:asciiTheme="minorHAnsi" w:eastAsia="Times New Roman" w:hAnsiTheme="minorHAnsi" w:cstheme="minorHAnsi"/>
          <w:color w:val="333333"/>
        </w:rPr>
        <w:t xml:space="preserve"> Some example topics of interest include but </w:t>
      </w:r>
      <w:r w:rsidRPr="00591DFB">
        <w:rPr>
          <w:rFonts w:asciiTheme="minorHAnsi" w:eastAsia="Times New Roman" w:hAnsiTheme="minorHAnsi" w:cstheme="minorHAnsi"/>
          <w:color w:val="333333"/>
          <w:u w:val="single" w:color="333333"/>
        </w:rPr>
        <w:t>are not</w:t>
      </w:r>
      <w:r w:rsidRPr="00591DFB">
        <w:rPr>
          <w:rFonts w:asciiTheme="minorHAnsi" w:eastAsia="Times New Roman" w:hAnsiTheme="minorHAnsi" w:cstheme="minorHAnsi"/>
          <w:color w:val="333333"/>
        </w:rPr>
        <w:t xml:space="preserve"> limited to. </w:t>
      </w:r>
    </w:p>
    <w:tbl>
      <w:tblPr>
        <w:tblStyle w:val="TableGrid"/>
        <w:tblW w:w="8747" w:type="dxa"/>
        <w:tblInd w:w="401" w:type="dxa"/>
        <w:tblLook w:val="04A0" w:firstRow="1" w:lastRow="0" w:firstColumn="1" w:lastColumn="0" w:noHBand="0" w:noVBand="1"/>
      </w:tblPr>
      <w:tblGrid>
        <w:gridCol w:w="617"/>
        <w:gridCol w:w="8130"/>
      </w:tblGrid>
      <w:tr w:rsidR="00F947C0" w:rsidRPr="00591DFB" w14:paraId="131FAD9F" w14:textId="77777777" w:rsidTr="00914E6B">
        <w:trPr>
          <w:trHeight w:val="33"/>
        </w:trPr>
        <w:tc>
          <w:tcPr>
            <w:tcW w:w="617" w:type="dxa"/>
            <w:tcBorders>
              <w:top w:val="nil"/>
              <w:left w:val="nil"/>
              <w:bottom w:val="nil"/>
              <w:right w:val="nil"/>
            </w:tcBorders>
          </w:tcPr>
          <w:p w14:paraId="4D19BB61" w14:textId="77777777" w:rsidR="00F947C0" w:rsidRPr="00591DFB" w:rsidRDefault="00F947C0" w:rsidP="00914E6B">
            <w:pPr>
              <w:rPr>
                <w:rFonts w:cstheme="minorHAnsi"/>
              </w:rPr>
            </w:pPr>
            <w:r w:rsidRPr="00591DFB">
              <w:rPr>
                <w:rFonts w:eastAsia="Times New Roman" w:cstheme="minorHAnsi"/>
                <w:color w:val="333333"/>
              </w:rPr>
              <w:t xml:space="preserve">‒ </w:t>
            </w:r>
          </w:p>
        </w:tc>
        <w:tc>
          <w:tcPr>
            <w:tcW w:w="8130" w:type="dxa"/>
            <w:tcBorders>
              <w:top w:val="nil"/>
              <w:left w:val="nil"/>
              <w:bottom w:val="nil"/>
              <w:right w:val="nil"/>
            </w:tcBorders>
          </w:tcPr>
          <w:p w14:paraId="6F3659CB" w14:textId="77777777" w:rsidR="00F947C0" w:rsidRPr="00591DFB" w:rsidRDefault="00F947C0" w:rsidP="00914E6B">
            <w:pPr>
              <w:rPr>
                <w:rFonts w:cstheme="minorHAnsi"/>
              </w:rPr>
            </w:pPr>
            <w:r w:rsidRPr="00591DFB">
              <w:rPr>
                <w:rFonts w:eastAsia="Times New Roman" w:cstheme="minorHAnsi"/>
                <w:color w:val="333333"/>
              </w:rPr>
              <w:t xml:space="preserve">Deep Learning using Big Data </w:t>
            </w:r>
          </w:p>
        </w:tc>
      </w:tr>
      <w:tr w:rsidR="00F947C0" w:rsidRPr="00591DFB" w14:paraId="0C306DED" w14:textId="77777777" w:rsidTr="00914E6B">
        <w:trPr>
          <w:trHeight w:val="36"/>
        </w:trPr>
        <w:tc>
          <w:tcPr>
            <w:tcW w:w="617" w:type="dxa"/>
            <w:tcBorders>
              <w:top w:val="nil"/>
              <w:left w:val="nil"/>
              <w:bottom w:val="nil"/>
              <w:right w:val="nil"/>
            </w:tcBorders>
          </w:tcPr>
          <w:p w14:paraId="41545D64" w14:textId="77777777" w:rsidR="00F947C0" w:rsidRPr="00591DFB" w:rsidRDefault="00F947C0" w:rsidP="00914E6B">
            <w:pPr>
              <w:rPr>
                <w:rFonts w:cstheme="minorHAnsi"/>
              </w:rPr>
            </w:pPr>
            <w:r w:rsidRPr="00591DFB">
              <w:rPr>
                <w:rFonts w:eastAsia="Times New Roman" w:cstheme="minorHAnsi"/>
                <w:color w:val="333333"/>
              </w:rPr>
              <w:t xml:space="preserve">‒ </w:t>
            </w:r>
          </w:p>
        </w:tc>
        <w:tc>
          <w:tcPr>
            <w:tcW w:w="8130" w:type="dxa"/>
            <w:tcBorders>
              <w:top w:val="nil"/>
              <w:left w:val="nil"/>
              <w:bottom w:val="nil"/>
              <w:right w:val="nil"/>
            </w:tcBorders>
          </w:tcPr>
          <w:p w14:paraId="5C8F9ABF" w14:textId="77777777" w:rsidR="00F947C0" w:rsidRPr="00591DFB" w:rsidRDefault="00F947C0" w:rsidP="00914E6B">
            <w:pPr>
              <w:rPr>
                <w:rFonts w:cstheme="minorHAnsi"/>
              </w:rPr>
            </w:pPr>
            <w:r w:rsidRPr="00591DFB">
              <w:rPr>
                <w:rFonts w:eastAsia="Times New Roman" w:cstheme="minorHAnsi"/>
                <w:color w:val="333333"/>
              </w:rPr>
              <w:t xml:space="preserve">Big data architectures that incorporate Neural Networks </w:t>
            </w:r>
          </w:p>
        </w:tc>
      </w:tr>
      <w:tr w:rsidR="00F947C0" w:rsidRPr="00591DFB" w14:paraId="766DEB08" w14:textId="77777777" w:rsidTr="00914E6B">
        <w:trPr>
          <w:trHeight w:val="36"/>
        </w:trPr>
        <w:tc>
          <w:tcPr>
            <w:tcW w:w="617" w:type="dxa"/>
            <w:tcBorders>
              <w:top w:val="nil"/>
              <w:left w:val="nil"/>
              <w:bottom w:val="nil"/>
              <w:right w:val="nil"/>
            </w:tcBorders>
          </w:tcPr>
          <w:p w14:paraId="38F5DD16" w14:textId="77777777" w:rsidR="00F947C0" w:rsidRPr="00591DFB" w:rsidRDefault="00F947C0" w:rsidP="00914E6B">
            <w:pPr>
              <w:rPr>
                <w:rFonts w:cstheme="minorHAnsi"/>
              </w:rPr>
            </w:pPr>
            <w:r w:rsidRPr="00591DFB">
              <w:rPr>
                <w:rFonts w:eastAsia="Times New Roman" w:cstheme="minorHAnsi"/>
                <w:color w:val="333333"/>
              </w:rPr>
              <w:t xml:space="preserve">‒ </w:t>
            </w:r>
          </w:p>
        </w:tc>
        <w:tc>
          <w:tcPr>
            <w:tcW w:w="8130" w:type="dxa"/>
            <w:tcBorders>
              <w:top w:val="nil"/>
              <w:left w:val="nil"/>
              <w:bottom w:val="nil"/>
              <w:right w:val="nil"/>
            </w:tcBorders>
          </w:tcPr>
          <w:p w14:paraId="4B2F737A" w14:textId="77777777" w:rsidR="00F947C0" w:rsidRPr="00591DFB" w:rsidRDefault="00F947C0" w:rsidP="00914E6B">
            <w:pPr>
              <w:rPr>
                <w:rFonts w:cstheme="minorHAnsi"/>
              </w:rPr>
            </w:pPr>
            <w:r w:rsidRPr="00591DFB">
              <w:rPr>
                <w:rFonts w:eastAsia="Times New Roman" w:cstheme="minorHAnsi"/>
                <w:color w:val="333333"/>
              </w:rPr>
              <w:t xml:space="preserve">Programming paradigms for Data Analytics </w:t>
            </w:r>
          </w:p>
        </w:tc>
      </w:tr>
      <w:tr w:rsidR="00F947C0" w:rsidRPr="00591DFB" w14:paraId="6FBC866A" w14:textId="77777777" w:rsidTr="00914E6B">
        <w:trPr>
          <w:trHeight w:val="36"/>
        </w:trPr>
        <w:tc>
          <w:tcPr>
            <w:tcW w:w="617" w:type="dxa"/>
            <w:tcBorders>
              <w:top w:val="nil"/>
              <w:left w:val="nil"/>
              <w:bottom w:val="nil"/>
              <w:right w:val="nil"/>
            </w:tcBorders>
          </w:tcPr>
          <w:p w14:paraId="71DE7855" w14:textId="77777777" w:rsidR="00F947C0" w:rsidRPr="00591DFB" w:rsidRDefault="00F947C0" w:rsidP="00914E6B">
            <w:pPr>
              <w:rPr>
                <w:rFonts w:cstheme="minorHAnsi"/>
              </w:rPr>
            </w:pPr>
            <w:r w:rsidRPr="00591DFB">
              <w:rPr>
                <w:rFonts w:eastAsia="Times New Roman" w:cstheme="minorHAnsi"/>
                <w:color w:val="333333"/>
              </w:rPr>
              <w:t xml:space="preserve">‒ </w:t>
            </w:r>
          </w:p>
        </w:tc>
        <w:tc>
          <w:tcPr>
            <w:tcW w:w="8130" w:type="dxa"/>
            <w:tcBorders>
              <w:top w:val="nil"/>
              <w:left w:val="nil"/>
              <w:bottom w:val="nil"/>
              <w:right w:val="nil"/>
            </w:tcBorders>
          </w:tcPr>
          <w:p w14:paraId="7EBB3A67" w14:textId="77777777" w:rsidR="00F947C0" w:rsidRPr="00854A3D" w:rsidRDefault="00F947C0" w:rsidP="00914E6B">
            <w:pPr>
              <w:rPr>
                <w:rFonts w:eastAsia="Times New Roman" w:cstheme="minorHAnsi"/>
                <w:color w:val="333333"/>
              </w:rPr>
            </w:pPr>
            <w:r w:rsidRPr="00591DFB">
              <w:rPr>
                <w:rFonts w:eastAsia="Times New Roman" w:cstheme="minorHAnsi"/>
                <w:color w:val="333333"/>
              </w:rPr>
              <w:t xml:space="preserve">Data streaming / encoding / compression </w:t>
            </w:r>
          </w:p>
        </w:tc>
      </w:tr>
      <w:tr w:rsidR="00F947C0" w:rsidRPr="00591DFB" w14:paraId="558A5271" w14:textId="77777777" w:rsidTr="00914E6B">
        <w:trPr>
          <w:trHeight w:val="36"/>
        </w:trPr>
        <w:tc>
          <w:tcPr>
            <w:tcW w:w="617" w:type="dxa"/>
            <w:tcBorders>
              <w:top w:val="nil"/>
              <w:left w:val="nil"/>
              <w:bottom w:val="nil"/>
              <w:right w:val="nil"/>
            </w:tcBorders>
          </w:tcPr>
          <w:p w14:paraId="2E7D7A3C" w14:textId="77777777" w:rsidR="00F947C0" w:rsidRPr="00591DFB" w:rsidRDefault="00F947C0" w:rsidP="00914E6B">
            <w:pPr>
              <w:rPr>
                <w:rFonts w:cstheme="minorHAnsi"/>
              </w:rPr>
            </w:pPr>
            <w:r w:rsidRPr="00591DFB">
              <w:rPr>
                <w:rFonts w:eastAsia="Times New Roman" w:cstheme="minorHAnsi"/>
                <w:color w:val="333333"/>
              </w:rPr>
              <w:t xml:space="preserve">‒ </w:t>
            </w:r>
          </w:p>
        </w:tc>
        <w:tc>
          <w:tcPr>
            <w:tcW w:w="8130" w:type="dxa"/>
            <w:tcBorders>
              <w:top w:val="nil"/>
              <w:left w:val="nil"/>
              <w:bottom w:val="nil"/>
              <w:right w:val="nil"/>
            </w:tcBorders>
          </w:tcPr>
          <w:p w14:paraId="1EC70EAA" w14:textId="77777777" w:rsidR="00F947C0" w:rsidRPr="00591DFB" w:rsidRDefault="00F947C0" w:rsidP="00914E6B">
            <w:pPr>
              <w:rPr>
                <w:rFonts w:cstheme="minorHAnsi"/>
              </w:rPr>
            </w:pPr>
            <w:r w:rsidRPr="00591DFB">
              <w:rPr>
                <w:rFonts w:eastAsia="Times New Roman" w:cstheme="minorHAnsi"/>
                <w:color w:val="333333"/>
              </w:rPr>
              <w:t xml:space="preserve">Algorithms for parallel and distributed computing incorporating Neural Networks </w:t>
            </w:r>
          </w:p>
        </w:tc>
      </w:tr>
      <w:tr w:rsidR="00F947C0" w:rsidRPr="00591DFB" w14:paraId="5E5F04EF" w14:textId="77777777" w:rsidTr="00914E6B">
        <w:trPr>
          <w:trHeight w:val="70"/>
        </w:trPr>
        <w:tc>
          <w:tcPr>
            <w:tcW w:w="617" w:type="dxa"/>
            <w:tcBorders>
              <w:top w:val="nil"/>
              <w:left w:val="nil"/>
              <w:bottom w:val="nil"/>
              <w:right w:val="nil"/>
            </w:tcBorders>
          </w:tcPr>
          <w:p w14:paraId="3689AC37" w14:textId="77777777" w:rsidR="00F947C0" w:rsidRPr="00591DFB" w:rsidRDefault="00F947C0" w:rsidP="00914E6B">
            <w:pPr>
              <w:rPr>
                <w:rFonts w:cstheme="minorHAnsi"/>
              </w:rPr>
            </w:pPr>
            <w:r w:rsidRPr="00591DFB">
              <w:rPr>
                <w:rFonts w:eastAsia="Times New Roman" w:cstheme="minorHAnsi"/>
                <w:color w:val="333333"/>
              </w:rPr>
              <w:t xml:space="preserve">‒ </w:t>
            </w:r>
          </w:p>
        </w:tc>
        <w:tc>
          <w:tcPr>
            <w:tcW w:w="8130" w:type="dxa"/>
            <w:tcBorders>
              <w:top w:val="nil"/>
              <w:left w:val="nil"/>
              <w:bottom w:val="nil"/>
              <w:right w:val="nil"/>
            </w:tcBorders>
          </w:tcPr>
          <w:p w14:paraId="5AA09AC9" w14:textId="77777777" w:rsidR="00F947C0" w:rsidRPr="00591DFB" w:rsidRDefault="00F947C0" w:rsidP="00914E6B">
            <w:pPr>
              <w:jc w:val="both"/>
              <w:rPr>
                <w:rFonts w:cstheme="minorHAnsi"/>
              </w:rPr>
            </w:pPr>
            <w:r w:rsidRPr="00591DFB">
              <w:rPr>
                <w:rFonts w:eastAsia="Times New Roman" w:cstheme="minorHAnsi"/>
                <w:color w:val="333333"/>
              </w:rPr>
              <w:t xml:space="preserve">Application of distributed computing and Neural Networks for specific domains / problem areas / use cases </w:t>
            </w:r>
          </w:p>
        </w:tc>
      </w:tr>
      <w:tr w:rsidR="00F947C0" w:rsidRPr="00591DFB" w14:paraId="487834AA" w14:textId="77777777" w:rsidTr="00914E6B">
        <w:trPr>
          <w:trHeight w:val="70"/>
        </w:trPr>
        <w:tc>
          <w:tcPr>
            <w:tcW w:w="617" w:type="dxa"/>
            <w:tcBorders>
              <w:top w:val="nil"/>
              <w:left w:val="nil"/>
              <w:bottom w:val="nil"/>
              <w:right w:val="nil"/>
            </w:tcBorders>
          </w:tcPr>
          <w:p w14:paraId="7E4D1E96" w14:textId="77777777" w:rsidR="00F947C0" w:rsidRPr="00591DFB" w:rsidRDefault="00F947C0" w:rsidP="00914E6B">
            <w:pPr>
              <w:rPr>
                <w:rFonts w:cstheme="minorHAnsi"/>
              </w:rPr>
            </w:pPr>
            <w:r w:rsidRPr="00591DFB">
              <w:rPr>
                <w:rFonts w:eastAsia="Times New Roman" w:cstheme="minorHAnsi"/>
                <w:color w:val="333333"/>
              </w:rPr>
              <w:t xml:space="preserve">‒ </w:t>
            </w:r>
          </w:p>
        </w:tc>
        <w:tc>
          <w:tcPr>
            <w:tcW w:w="8130" w:type="dxa"/>
            <w:tcBorders>
              <w:top w:val="nil"/>
              <w:left w:val="nil"/>
              <w:bottom w:val="nil"/>
              <w:right w:val="nil"/>
            </w:tcBorders>
          </w:tcPr>
          <w:p w14:paraId="6F9B518E" w14:textId="77777777" w:rsidR="00F947C0" w:rsidRPr="00591DFB" w:rsidRDefault="00F947C0" w:rsidP="00914E6B">
            <w:pPr>
              <w:rPr>
                <w:rFonts w:eastAsia="Times New Roman" w:cstheme="minorHAnsi"/>
                <w:color w:val="333333"/>
              </w:rPr>
            </w:pPr>
            <w:r w:rsidRPr="00591DFB">
              <w:rPr>
                <w:rFonts w:eastAsia="Times New Roman" w:cstheme="minorHAnsi"/>
                <w:color w:val="333333"/>
              </w:rPr>
              <w:t>Data Lakes</w:t>
            </w:r>
            <w:r>
              <w:rPr>
                <w:rFonts w:eastAsia="Times New Roman" w:cstheme="minorHAnsi"/>
                <w:color w:val="333333"/>
              </w:rPr>
              <w:t>/Prompt Engineering/Large Language Models</w:t>
            </w:r>
          </w:p>
          <w:p w14:paraId="3494B889" w14:textId="77777777" w:rsidR="00F947C0" w:rsidRPr="00591DFB" w:rsidRDefault="00F947C0" w:rsidP="00914E6B">
            <w:pPr>
              <w:rPr>
                <w:rFonts w:cstheme="minorHAnsi"/>
              </w:rPr>
            </w:pPr>
          </w:p>
        </w:tc>
      </w:tr>
    </w:tbl>
    <w:p w14:paraId="46892FE1" w14:textId="77777777" w:rsidR="00F947C0" w:rsidRPr="00591DFB" w:rsidRDefault="00F947C0" w:rsidP="00F947C0">
      <w:pPr>
        <w:spacing w:after="173" w:line="268" w:lineRule="auto"/>
        <w:ind w:right="-11"/>
        <w:jc w:val="both"/>
        <w:rPr>
          <w:rFonts w:asciiTheme="minorHAnsi" w:hAnsiTheme="minorHAnsi" w:cstheme="minorHAnsi"/>
        </w:rPr>
      </w:pPr>
      <w:r w:rsidRPr="00591DFB">
        <w:rPr>
          <w:rFonts w:asciiTheme="minorHAnsi" w:eastAsia="Times New Roman" w:hAnsiTheme="minorHAnsi" w:cstheme="minorHAnsi"/>
          <w:color w:val="333333"/>
        </w:rPr>
        <w:t xml:space="preserve">The rationale behind this continuous assessment is to practice your critical evaluation skills based on the state of the art in regard to your chosen area of interest. Note that critical evaluation doesn’t necessarily imply a negative evaluation of a work, but it is your structured methodological review of its contributions as well as limitations. </w:t>
      </w:r>
    </w:p>
    <w:p w14:paraId="17FEA794" w14:textId="77777777" w:rsidR="00F947C0" w:rsidRPr="00591DFB" w:rsidRDefault="00F947C0" w:rsidP="00F947C0">
      <w:pPr>
        <w:spacing w:after="145"/>
        <w:ind w:left="-5" w:hanging="10"/>
        <w:rPr>
          <w:rFonts w:asciiTheme="minorHAnsi" w:hAnsiTheme="minorHAnsi" w:cstheme="minorHAnsi"/>
          <w:b/>
          <w:bCs/>
        </w:rPr>
      </w:pPr>
      <w:r w:rsidRPr="00591DFB">
        <w:rPr>
          <w:rFonts w:asciiTheme="minorHAnsi" w:eastAsia="Times New Roman" w:hAnsiTheme="minorHAnsi" w:cstheme="minorHAnsi"/>
          <w:b/>
          <w:bCs/>
          <w:color w:val="333333"/>
        </w:rPr>
        <w:t xml:space="preserve">Technical demonstration: </w:t>
      </w:r>
    </w:p>
    <w:p w14:paraId="1F6F8E44" w14:textId="77777777" w:rsidR="00F947C0" w:rsidRDefault="00F947C0" w:rsidP="00F947C0">
      <w:pPr>
        <w:spacing w:after="153" w:line="269" w:lineRule="auto"/>
        <w:ind w:left="10" w:hanging="10"/>
        <w:rPr>
          <w:rFonts w:asciiTheme="minorHAnsi" w:eastAsia="Times New Roman" w:hAnsiTheme="minorHAnsi" w:cstheme="minorHAnsi"/>
          <w:color w:val="333333"/>
        </w:rPr>
      </w:pPr>
      <w:r w:rsidRPr="00591DFB">
        <w:rPr>
          <w:rFonts w:asciiTheme="minorHAnsi" w:eastAsia="Times New Roman" w:hAnsiTheme="minorHAnsi" w:cstheme="minorHAnsi"/>
          <w:color w:val="333333"/>
        </w:rPr>
        <w:t xml:space="preserve">Demonstrate a practical example of your chosen area of interest that should include Big Data and Advanced Data Analytics. </w:t>
      </w:r>
    </w:p>
    <w:p w14:paraId="15B194B5" w14:textId="58B65E11" w:rsidR="00F947C0" w:rsidRPr="00931D09" w:rsidRDefault="00F947C0" w:rsidP="00F947C0">
      <w:pPr>
        <w:pStyle w:val="ListParagraph"/>
        <w:numPr>
          <w:ilvl w:val="0"/>
          <w:numId w:val="5"/>
        </w:numPr>
        <w:spacing w:after="153" w:line="269" w:lineRule="auto"/>
        <w:rPr>
          <w:rFonts w:asciiTheme="minorHAnsi" w:hAnsiTheme="minorHAnsi" w:cstheme="minorHAnsi"/>
          <w:highlight w:val="yellow"/>
        </w:rPr>
      </w:pPr>
      <w:r w:rsidRPr="00454E72">
        <w:rPr>
          <w:rFonts w:asciiTheme="minorHAnsi" w:eastAsia="Times New Roman" w:hAnsiTheme="minorHAnsi" w:cstheme="minorHAnsi"/>
          <w:color w:val="333333"/>
        </w:rPr>
        <w:t>This will be a coded example</w:t>
      </w:r>
      <w:r>
        <w:rPr>
          <w:rFonts w:asciiTheme="minorHAnsi" w:eastAsia="Times New Roman" w:hAnsiTheme="minorHAnsi" w:cstheme="minorHAnsi"/>
          <w:color w:val="333333"/>
        </w:rPr>
        <w:t xml:space="preserve"> of both your Big Data and Advanced Data Analytics Experiments</w:t>
      </w:r>
      <w:r w:rsidRPr="00454E72">
        <w:rPr>
          <w:rFonts w:asciiTheme="minorHAnsi" w:eastAsia="Times New Roman" w:hAnsiTheme="minorHAnsi" w:cstheme="minorHAnsi"/>
          <w:color w:val="333333"/>
        </w:rPr>
        <w:t xml:space="preserve"> and will require you to upload your code in a Jupyter notebook</w:t>
      </w:r>
      <w:r w:rsidR="007408D7">
        <w:rPr>
          <w:rFonts w:asciiTheme="minorHAnsi" w:eastAsia="Times New Roman" w:hAnsiTheme="minorHAnsi" w:cstheme="minorHAnsi"/>
          <w:color w:val="333333"/>
        </w:rPr>
        <w:t xml:space="preserve"> and include </w:t>
      </w:r>
      <w:r w:rsidR="007408D7" w:rsidRPr="00931D09">
        <w:rPr>
          <w:rFonts w:asciiTheme="minorHAnsi" w:eastAsia="Times New Roman" w:hAnsiTheme="minorHAnsi" w:cstheme="minorHAnsi"/>
          <w:color w:val="333333"/>
          <w:highlight w:val="yellow"/>
        </w:rPr>
        <w:t>the iterative process you used to refine your models</w:t>
      </w:r>
      <w:r w:rsidRPr="00931D09">
        <w:rPr>
          <w:rFonts w:asciiTheme="minorHAnsi" w:eastAsia="Times New Roman" w:hAnsiTheme="minorHAnsi" w:cstheme="minorHAnsi"/>
          <w:color w:val="333333"/>
          <w:highlight w:val="yellow"/>
        </w:rPr>
        <w:t xml:space="preserve">. </w:t>
      </w:r>
      <w:r w:rsidR="00931D09">
        <w:rPr>
          <w:rFonts w:asciiTheme="minorHAnsi" w:eastAsia="Times New Roman" w:hAnsiTheme="minorHAnsi" w:cstheme="minorHAnsi"/>
          <w:color w:val="333333"/>
          <w:highlight w:val="yellow"/>
        </w:rPr>
        <w:t xml:space="preserve"> </w:t>
      </w:r>
    </w:p>
    <w:p w14:paraId="58A29A9A" w14:textId="06D2163E" w:rsidR="00F947C0" w:rsidRPr="00F947C0" w:rsidRDefault="00F947C0" w:rsidP="007408D7">
      <w:pPr>
        <w:pStyle w:val="ListParagraph"/>
        <w:numPr>
          <w:ilvl w:val="0"/>
          <w:numId w:val="5"/>
        </w:numPr>
        <w:spacing w:after="0" w:line="240" w:lineRule="auto"/>
        <w:ind w:right="-11"/>
        <w:jc w:val="both"/>
        <w:rPr>
          <w:rFonts w:asciiTheme="minorHAnsi" w:eastAsia="Times New Roman" w:hAnsiTheme="minorHAnsi" w:cstheme="minorHAnsi"/>
          <w:color w:val="333333"/>
        </w:rPr>
      </w:pPr>
      <w:r w:rsidRPr="00454E72">
        <w:rPr>
          <w:rFonts w:asciiTheme="minorHAnsi" w:eastAsia="Times New Roman" w:hAnsiTheme="minorHAnsi" w:cstheme="minorHAnsi"/>
          <w:color w:val="333333"/>
        </w:rPr>
        <w:t xml:space="preserve">Demonstrate your research along with your practical deployment using a video recording (5 – 7 minutes) or Screen cast. </w:t>
      </w:r>
      <w:r w:rsidRPr="00B05AD4">
        <w:rPr>
          <w:rFonts w:asciiTheme="minorHAnsi" w:eastAsia="Times New Roman" w:hAnsiTheme="minorHAnsi" w:cstheme="minorHAnsi"/>
          <w:color w:val="333333"/>
        </w:rPr>
        <w:t>Please upload your Screencast presentation and datasets to Google Drive</w:t>
      </w:r>
      <w:r>
        <w:rPr>
          <w:rFonts w:asciiTheme="minorHAnsi" w:eastAsia="Times New Roman" w:hAnsiTheme="minorHAnsi" w:cstheme="minorHAnsi"/>
          <w:color w:val="333333"/>
        </w:rPr>
        <w:t xml:space="preserve"> (NOT MOODLE)</w:t>
      </w:r>
      <w:r w:rsidRPr="00B05AD4">
        <w:rPr>
          <w:rFonts w:asciiTheme="minorHAnsi" w:eastAsia="Times New Roman" w:hAnsiTheme="minorHAnsi" w:cstheme="minorHAnsi"/>
          <w:color w:val="333333"/>
        </w:rPr>
        <w:t xml:space="preserve"> and ensure the folder is accessible (NOT PRIVATE) and include the drive link in your report</w:t>
      </w:r>
      <w:r>
        <w:rPr>
          <w:rFonts w:asciiTheme="minorHAnsi" w:eastAsia="Times New Roman" w:hAnsiTheme="minorHAnsi" w:cstheme="minorHAnsi"/>
          <w:color w:val="333333"/>
        </w:rPr>
        <w:t xml:space="preserve">. You MUST include a voice over </w:t>
      </w:r>
      <w:r w:rsidR="007408D7">
        <w:rPr>
          <w:rFonts w:asciiTheme="minorHAnsi" w:eastAsia="Times New Roman" w:hAnsiTheme="minorHAnsi" w:cstheme="minorHAnsi"/>
          <w:color w:val="333333"/>
        </w:rPr>
        <w:t>explanation;</w:t>
      </w:r>
      <w:r>
        <w:rPr>
          <w:rFonts w:asciiTheme="minorHAnsi" w:eastAsia="Times New Roman" w:hAnsiTheme="minorHAnsi" w:cstheme="minorHAnsi"/>
          <w:color w:val="333333"/>
        </w:rPr>
        <w:t xml:space="preserve"> you may NOT use AI tools to accomplish this</w:t>
      </w:r>
      <w:r w:rsidRPr="00B05AD4">
        <w:rPr>
          <w:rFonts w:asciiTheme="minorHAnsi" w:eastAsia="Times New Roman" w:hAnsiTheme="minorHAnsi" w:cstheme="minorHAnsi"/>
          <w:color w:val="333333"/>
        </w:rPr>
        <w:t xml:space="preserve"> </w:t>
      </w:r>
      <w:r w:rsidRPr="00454E72">
        <w:rPr>
          <w:rFonts w:asciiTheme="minorHAnsi" w:eastAsia="Times New Roman" w:hAnsiTheme="minorHAnsi" w:cstheme="minorHAnsi"/>
          <w:color w:val="333333"/>
        </w:rPr>
        <w:t>[0 - 20]</w:t>
      </w:r>
    </w:p>
    <w:p w14:paraId="7111DE48" w14:textId="77777777" w:rsidR="00F947C0" w:rsidRPr="00591DFB" w:rsidRDefault="00F947C0" w:rsidP="00F947C0">
      <w:pPr>
        <w:spacing w:after="30" w:line="339" w:lineRule="auto"/>
        <w:ind w:left="-5" w:right="-11" w:hanging="10"/>
        <w:jc w:val="both"/>
        <w:rPr>
          <w:rFonts w:asciiTheme="minorHAnsi" w:hAnsiTheme="minorHAnsi" w:cstheme="minorHAnsi"/>
        </w:rPr>
      </w:pPr>
      <w:r w:rsidRPr="00591DFB">
        <w:rPr>
          <w:rFonts w:asciiTheme="minorHAnsi" w:eastAsia="Times New Roman" w:hAnsiTheme="minorHAnsi" w:cstheme="minorHAnsi"/>
          <w:color w:val="333333"/>
        </w:rPr>
        <w:t xml:space="preserve">Your paper should include: </w:t>
      </w:r>
    </w:p>
    <w:p w14:paraId="55897647"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Overview of the chosen topic, including objective statement and Research Question. Presentation of state of the art, including research methodologies and key of the papers you reviewed. [0 - </w:t>
      </w:r>
      <w:r>
        <w:rPr>
          <w:rFonts w:asciiTheme="minorHAnsi" w:eastAsia="Times New Roman" w:hAnsiTheme="minorHAnsi" w:cstheme="minorHAnsi"/>
          <w:color w:val="333333"/>
        </w:rPr>
        <w:t>10</w:t>
      </w:r>
      <w:r w:rsidRPr="00591DFB">
        <w:rPr>
          <w:rFonts w:asciiTheme="minorHAnsi" w:eastAsia="Times New Roman" w:hAnsiTheme="minorHAnsi" w:cstheme="minorHAnsi"/>
          <w:color w:val="333333"/>
        </w:rPr>
        <w:t xml:space="preserve">] </w:t>
      </w:r>
    </w:p>
    <w:p w14:paraId="158B6108"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Literature review based on the chosen papers for the topic of your choice including proper citations and Harvard style referencing</w:t>
      </w:r>
      <w:r>
        <w:rPr>
          <w:rFonts w:asciiTheme="minorHAnsi" w:eastAsia="Times New Roman" w:hAnsiTheme="minorHAnsi" w:cstheme="minorHAnsi"/>
          <w:color w:val="333333"/>
        </w:rPr>
        <w:t xml:space="preserve"> (Note YOU MUST upload ALL of your chosen papers in PDF format, this must be included as a zipped folder that ONLY contains your chosen papers in your Moodle upload</w:t>
      </w:r>
      <w:r w:rsidRPr="009A6077">
        <w:rPr>
          <w:rFonts w:asciiTheme="minorHAnsi" w:eastAsia="Times New Roman" w:hAnsiTheme="minorHAnsi" w:cstheme="minorHAnsi"/>
          <w:b/>
          <w:bCs/>
          <w:color w:val="333333"/>
        </w:rPr>
        <w:t>, failure to do so will result in a 0 grade</w:t>
      </w:r>
      <w:r>
        <w:rPr>
          <w:rFonts w:asciiTheme="minorHAnsi" w:eastAsia="Times New Roman" w:hAnsiTheme="minorHAnsi" w:cstheme="minorHAnsi"/>
          <w:color w:val="333333"/>
        </w:rPr>
        <w:t>)</w:t>
      </w:r>
      <w:r w:rsidRPr="00591DFB">
        <w:rPr>
          <w:rFonts w:asciiTheme="minorHAnsi" w:eastAsia="Times New Roman" w:hAnsiTheme="minorHAnsi" w:cstheme="minorHAnsi"/>
          <w:color w:val="333333"/>
        </w:rPr>
        <w:t xml:space="preserve">. [0 - </w:t>
      </w:r>
      <w:r>
        <w:rPr>
          <w:rFonts w:asciiTheme="minorHAnsi" w:eastAsia="Times New Roman" w:hAnsiTheme="minorHAnsi" w:cstheme="minorHAnsi"/>
          <w:color w:val="333333"/>
        </w:rPr>
        <w:t>20</w:t>
      </w:r>
      <w:r w:rsidRPr="00591DFB">
        <w:rPr>
          <w:rFonts w:asciiTheme="minorHAnsi" w:eastAsia="Times New Roman" w:hAnsiTheme="minorHAnsi" w:cstheme="minorHAnsi"/>
          <w:color w:val="333333"/>
        </w:rPr>
        <w:t xml:space="preserve">] </w:t>
      </w:r>
    </w:p>
    <w:p w14:paraId="1F161E37"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u w:val="single" w:color="333333"/>
        </w:rPr>
        <w:t>Critical evaluation</w:t>
      </w:r>
      <w:r w:rsidRPr="00591DFB">
        <w:rPr>
          <w:rFonts w:asciiTheme="minorHAnsi" w:eastAsia="Times New Roman" w:hAnsiTheme="minorHAnsi" w:cstheme="minorHAnsi"/>
          <w:color w:val="333333"/>
        </w:rPr>
        <w:t xml:space="preserve"> of the key findings, specifically their implications and limitations, and highlighting any contradicting viewpoints and research gaps. </w:t>
      </w:r>
      <w:r>
        <w:rPr>
          <w:rFonts w:asciiTheme="minorHAnsi" w:eastAsia="Times New Roman" w:hAnsiTheme="minorHAnsi" w:cstheme="minorHAnsi"/>
          <w:color w:val="333333"/>
        </w:rPr>
        <w:t xml:space="preserve">This will also include proof of your iterative experimental approach to your Neural Network Design and Data Preparation in the context of the data being analysed </w:t>
      </w:r>
      <w:r w:rsidRPr="00591DFB">
        <w:rPr>
          <w:rFonts w:asciiTheme="minorHAnsi" w:eastAsia="Times New Roman" w:hAnsiTheme="minorHAnsi" w:cstheme="minorHAnsi"/>
          <w:color w:val="333333"/>
        </w:rPr>
        <w:t xml:space="preserve">[0 - </w:t>
      </w:r>
      <w:r>
        <w:rPr>
          <w:rFonts w:asciiTheme="minorHAnsi" w:eastAsia="Times New Roman" w:hAnsiTheme="minorHAnsi" w:cstheme="minorHAnsi"/>
          <w:color w:val="333333"/>
        </w:rPr>
        <w:t>4</w:t>
      </w:r>
      <w:r w:rsidRPr="00591DFB">
        <w:rPr>
          <w:rFonts w:asciiTheme="minorHAnsi" w:eastAsia="Times New Roman" w:hAnsiTheme="minorHAnsi" w:cstheme="minorHAnsi"/>
          <w:color w:val="333333"/>
        </w:rPr>
        <w:t xml:space="preserve">0] </w:t>
      </w:r>
    </w:p>
    <w:p w14:paraId="2E91E133" w14:textId="77777777" w:rsidR="00F947C0" w:rsidRPr="008D07C7" w:rsidRDefault="00F947C0" w:rsidP="00F947C0">
      <w:pPr>
        <w:numPr>
          <w:ilvl w:val="0"/>
          <w:numId w:val="4"/>
        </w:numPr>
        <w:spacing w:after="138"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Conclusions you have drawn based on your research. [0 - 1</w:t>
      </w:r>
      <w:r>
        <w:rPr>
          <w:rFonts w:asciiTheme="minorHAnsi" w:eastAsia="Times New Roman" w:hAnsiTheme="minorHAnsi" w:cstheme="minorHAnsi"/>
          <w:color w:val="333333"/>
        </w:rPr>
        <w:t>0</w:t>
      </w:r>
      <w:r w:rsidRPr="00591DFB">
        <w:rPr>
          <w:rFonts w:asciiTheme="minorHAnsi" w:eastAsia="Times New Roman" w:hAnsiTheme="minorHAnsi" w:cstheme="minorHAnsi"/>
          <w:color w:val="333333"/>
        </w:rPr>
        <w:t xml:space="preserve">] </w:t>
      </w:r>
    </w:p>
    <w:p w14:paraId="2D79245D" w14:textId="77777777" w:rsidR="00F947C0" w:rsidRPr="00C82E47" w:rsidRDefault="00F947C0" w:rsidP="00F947C0">
      <w:pPr>
        <w:numPr>
          <w:ilvl w:val="0"/>
          <w:numId w:val="4"/>
        </w:numPr>
        <w:spacing w:after="138" w:line="269" w:lineRule="auto"/>
        <w:ind w:left="661" w:hanging="338"/>
        <w:rPr>
          <w:rFonts w:asciiTheme="minorHAnsi" w:hAnsiTheme="minorHAnsi" w:cstheme="minorHAnsi"/>
        </w:rPr>
      </w:pPr>
      <w:r w:rsidRPr="00EA3A02">
        <w:rPr>
          <w:rFonts w:asciiTheme="minorHAnsi" w:eastAsia="Times New Roman" w:hAnsiTheme="minorHAnsi" w:cstheme="minorHAnsi"/>
          <w:b/>
          <w:bCs/>
          <w:color w:val="333333"/>
        </w:rPr>
        <w:t xml:space="preserve">Grades will be dependent upon your work </w:t>
      </w:r>
      <w:r>
        <w:rPr>
          <w:rFonts w:asciiTheme="minorHAnsi" w:eastAsia="Times New Roman" w:hAnsiTheme="minorHAnsi" w:cstheme="minorHAnsi"/>
          <w:b/>
          <w:bCs/>
          <w:color w:val="333333"/>
        </w:rPr>
        <w:t>combining</w:t>
      </w:r>
      <w:r w:rsidRPr="00EA3A02">
        <w:rPr>
          <w:rFonts w:asciiTheme="minorHAnsi" w:eastAsia="Times New Roman" w:hAnsiTheme="minorHAnsi" w:cstheme="minorHAnsi"/>
          <w:b/>
          <w:bCs/>
          <w:color w:val="333333"/>
        </w:rPr>
        <w:t xml:space="preserve"> BOTH Advanced data analytics (specifically Neural Networks) and Big Data Storage &amp; Processing</w:t>
      </w:r>
      <w:r>
        <w:rPr>
          <w:rFonts w:asciiTheme="minorHAnsi" w:eastAsia="Times New Roman" w:hAnsiTheme="minorHAnsi" w:cstheme="minorHAnsi"/>
          <w:color w:val="333333"/>
        </w:rPr>
        <w:t xml:space="preserve">. Eg if you only complete </w:t>
      </w:r>
      <w:r>
        <w:rPr>
          <w:rFonts w:asciiTheme="minorHAnsi" w:eastAsia="Times New Roman" w:hAnsiTheme="minorHAnsi" w:cstheme="minorHAnsi"/>
          <w:color w:val="333333"/>
        </w:rPr>
        <w:lastRenderedPageBreak/>
        <w:t xml:space="preserve">your assignment on Big Data with no Advanced data Analytics then you would receive a grade for the Big Data Module and a 0 for </w:t>
      </w:r>
      <w:r w:rsidRPr="00EA3A02">
        <w:rPr>
          <w:rFonts w:asciiTheme="minorHAnsi" w:eastAsia="Times New Roman" w:hAnsiTheme="minorHAnsi" w:cstheme="minorHAnsi"/>
          <w:color w:val="333333"/>
        </w:rPr>
        <w:t>Advanced data Analytics</w:t>
      </w:r>
      <w:r>
        <w:rPr>
          <w:rFonts w:asciiTheme="minorHAnsi" w:eastAsia="Times New Roman" w:hAnsiTheme="minorHAnsi" w:cstheme="minorHAnsi"/>
          <w:color w:val="333333"/>
        </w:rPr>
        <w:t xml:space="preserve">.  </w:t>
      </w:r>
    </w:p>
    <w:p w14:paraId="1B74DE87" w14:textId="77777777" w:rsidR="00F947C0" w:rsidRPr="00591DFB" w:rsidRDefault="00F947C0" w:rsidP="00F947C0">
      <w:pPr>
        <w:tabs>
          <w:tab w:val="center" w:pos="1020"/>
          <w:tab w:val="center" w:pos="4869"/>
        </w:tabs>
        <w:spacing w:after="5" w:line="265" w:lineRule="auto"/>
        <w:rPr>
          <w:rFonts w:asciiTheme="minorHAnsi" w:hAnsiTheme="minorHAnsi" w:cstheme="minorHAnsi"/>
        </w:rPr>
      </w:pPr>
      <w:r w:rsidRPr="00591DFB">
        <w:rPr>
          <w:rFonts w:asciiTheme="minorHAnsi" w:eastAsia="Times New Roman" w:hAnsiTheme="minorHAnsi" w:cstheme="minorHAnsi"/>
          <w:b/>
          <w:bCs/>
          <w:color w:val="333333"/>
        </w:rPr>
        <w:t xml:space="preserve">‒ </w:t>
      </w:r>
      <w:r w:rsidRPr="00591DFB">
        <w:rPr>
          <w:rFonts w:asciiTheme="minorHAnsi" w:eastAsia="Times New Roman" w:hAnsiTheme="minorHAnsi" w:cstheme="minorHAnsi"/>
          <w:b/>
          <w:bCs/>
          <w:color w:val="333333"/>
        </w:rPr>
        <w:tab/>
        <w:t>It is important to remember that a research paper is not just a summary of articles</w:t>
      </w:r>
      <w:r w:rsidRPr="00591DFB">
        <w:rPr>
          <w:rFonts w:asciiTheme="minorHAnsi" w:eastAsia="Times New Roman" w:hAnsiTheme="minorHAnsi" w:cstheme="minorHAnsi"/>
          <w:color w:val="333333"/>
        </w:rPr>
        <w:t xml:space="preserve">. </w:t>
      </w:r>
    </w:p>
    <w:p w14:paraId="6D89933E" w14:textId="77777777" w:rsidR="00F947C0" w:rsidRPr="00591DFB" w:rsidRDefault="00F947C0" w:rsidP="00F947C0">
      <w:pPr>
        <w:tabs>
          <w:tab w:val="center" w:pos="4581"/>
          <w:tab w:val="center" w:pos="4867"/>
        </w:tabs>
        <w:spacing w:after="0"/>
        <w:rPr>
          <w:rFonts w:asciiTheme="minorHAnsi" w:hAnsiTheme="minorHAnsi" w:cstheme="minorHAnsi"/>
        </w:rPr>
      </w:pPr>
      <w:r w:rsidRPr="00591DFB">
        <w:rPr>
          <w:rFonts w:asciiTheme="minorHAnsi" w:hAnsiTheme="minorHAnsi" w:cstheme="minorHAnsi"/>
        </w:rPr>
        <w:tab/>
      </w:r>
      <w:r w:rsidRPr="00591DFB">
        <w:rPr>
          <w:rFonts w:asciiTheme="minorHAnsi" w:eastAsia="Times New Roman" w:hAnsiTheme="minorHAnsi" w:cstheme="minorHAnsi"/>
          <w:color w:val="333333"/>
        </w:rPr>
        <w:t xml:space="preserve">‒ </w:t>
      </w:r>
      <w:r w:rsidRPr="00591DFB">
        <w:rPr>
          <w:rFonts w:asciiTheme="minorHAnsi" w:eastAsia="Times New Roman" w:hAnsiTheme="minorHAnsi" w:cstheme="minorHAnsi"/>
          <w:color w:val="333333"/>
        </w:rPr>
        <w:tab/>
        <w:t xml:space="preserve"> </w:t>
      </w:r>
    </w:p>
    <w:p w14:paraId="51E2A630" w14:textId="77777777" w:rsidR="00F947C0" w:rsidRPr="00591DFB" w:rsidRDefault="00F947C0" w:rsidP="00F947C0">
      <w:pPr>
        <w:spacing w:after="30" w:line="268" w:lineRule="auto"/>
        <w:ind w:left="-5" w:right="-11" w:hanging="10"/>
        <w:jc w:val="both"/>
        <w:rPr>
          <w:rFonts w:asciiTheme="minorHAnsi" w:hAnsiTheme="minorHAnsi" w:cstheme="minorHAnsi"/>
        </w:rPr>
      </w:pPr>
      <w:r w:rsidRPr="00591DFB">
        <w:rPr>
          <w:rFonts w:asciiTheme="minorHAnsi" w:eastAsia="Times New Roman" w:hAnsiTheme="minorHAnsi" w:cstheme="minorHAnsi"/>
          <w:color w:val="333333"/>
        </w:rPr>
        <w:t xml:space="preserve">The expected word count should be </w:t>
      </w:r>
      <w:r w:rsidRPr="00591DFB">
        <w:rPr>
          <w:rFonts w:asciiTheme="minorHAnsi" w:eastAsia="Times New Roman" w:hAnsiTheme="minorHAnsi" w:cstheme="minorHAnsi"/>
          <w:color w:val="333333"/>
          <w:u w:val="single" w:color="333333"/>
        </w:rPr>
        <w:t>(</w:t>
      </w:r>
      <w:r>
        <w:rPr>
          <w:rFonts w:asciiTheme="minorHAnsi" w:eastAsia="Times New Roman" w:hAnsiTheme="minorHAnsi" w:cstheme="minorHAnsi"/>
          <w:color w:val="333333"/>
          <w:u w:val="single" w:color="333333"/>
        </w:rPr>
        <w:t>4</w:t>
      </w:r>
      <w:r w:rsidRPr="00591DFB">
        <w:rPr>
          <w:rFonts w:asciiTheme="minorHAnsi" w:eastAsia="Times New Roman" w:hAnsiTheme="minorHAnsi" w:cstheme="minorHAnsi"/>
          <w:color w:val="333333"/>
          <w:u w:val="single" w:color="333333"/>
        </w:rPr>
        <w:t xml:space="preserve">000 </w:t>
      </w:r>
      <w:r>
        <w:rPr>
          <w:rFonts w:asciiTheme="minorHAnsi" w:eastAsia="Times New Roman" w:hAnsiTheme="minorHAnsi" w:cstheme="minorHAnsi"/>
          <w:color w:val="333333"/>
          <w:u w:val="single" w:color="333333"/>
        </w:rPr>
        <w:t>+/-10%</w:t>
      </w:r>
      <w:r w:rsidRPr="00591DFB">
        <w:rPr>
          <w:rFonts w:asciiTheme="minorHAnsi" w:eastAsia="Times New Roman" w:hAnsiTheme="minorHAnsi" w:cstheme="minorHAnsi"/>
          <w:color w:val="333333"/>
          <w:u w:val="single" w:color="333333"/>
        </w:rPr>
        <w:t>)</w:t>
      </w:r>
      <w:r w:rsidRPr="00591DFB">
        <w:rPr>
          <w:rFonts w:asciiTheme="minorHAnsi" w:eastAsia="Times New Roman" w:hAnsiTheme="minorHAnsi" w:cstheme="minorHAnsi"/>
          <w:color w:val="333333"/>
        </w:rPr>
        <w:t xml:space="preserve"> (excluding references, titles, citations and quotes) in length and should follow the IEEE format</w:t>
      </w:r>
      <w:r>
        <w:rPr>
          <w:rFonts w:asciiTheme="minorHAnsi" w:eastAsia="Times New Roman" w:hAnsiTheme="minorHAnsi" w:cstheme="minorHAnsi"/>
          <w:color w:val="333333"/>
        </w:rPr>
        <w:t>(except for referencing, you must modify the template to HARVARD style)</w:t>
      </w:r>
      <w:r w:rsidRPr="00591DFB">
        <w:rPr>
          <w:rFonts w:asciiTheme="minorHAnsi" w:eastAsia="Times New Roman" w:hAnsiTheme="minorHAnsi" w:cstheme="minorHAnsi"/>
          <w:color w:val="333333"/>
        </w:rPr>
        <w:t xml:space="preserve">. You should draw on appropriate academic literature for your review (use a MINIMUM of 10 references). Tools like Google Scholar will be of key value to achieve this. Moreover, tools such as Zotero or Mendeley will be very useful for reference management and proper reference formatting. [Ignore private information in the IEEE template except </w:t>
      </w:r>
      <w:proofErr w:type="spellStart"/>
      <w:r w:rsidRPr="00591DFB">
        <w:rPr>
          <w:rFonts w:asciiTheme="minorHAnsi" w:eastAsia="Times New Roman" w:hAnsiTheme="minorHAnsi" w:cstheme="minorHAnsi"/>
          <w:color w:val="333333"/>
        </w:rPr>
        <w:t>StudentID</w:t>
      </w:r>
      <w:proofErr w:type="spellEnd"/>
      <w:r w:rsidRPr="00591DFB">
        <w:rPr>
          <w:rFonts w:asciiTheme="minorHAnsi" w:eastAsia="Times New Roman" w:hAnsiTheme="minorHAnsi" w:cstheme="minorHAnsi"/>
          <w:color w:val="333333"/>
        </w:rPr>
        <w:t>, Name</w:t>
      </w:r>
      <w:r>
        <w:rPr>
          <w:rFonts w:asciiTheme="minorHAnsi" w:eastAsia="Times New Roman" w:hAnsiTheme="minorHAnsi" w:cstheme="minorHAnsi"/>
          <w:color w:val="333333"/>
        </w:rPr>
        <w:t>,</w:t>
      </w:r>
      <w:r w:rsidRPr="00591DFB">
        <w:rPr>
          <w:rFonts w:asciiTheme="minorHAnsi" w:eastAsia="Times New Roman" w:hAnsiTheme="minorHAnsi" w:cstheme="minorHAnsi"/>
          <w:color w:val="333333"/>
        </w:rPr>
        <w:t xml:space="preserve"> Course] </w:t>
      </w:r>
    </w:p>
    <w:p w14:paraId="7F0E523B" w14:textId="77777777" w:rsidR="00F947C0" w:rsidRPr="00591DFB" w:rsidRDefault="00F947C0" w:rsidP="00F947C0">
      <w:pPr>
        <w:spacing w:after="112"/>
        <w:ind w:left="-5" w:hanging="10"/>
        <w:rPr>
          <w:rFonts w:asciiTheme="minorHAnsi" w:hAnsiTheme="minorHAnsi" w:cstheme="minorHAnsi"/>
        </w:rPr>
      </w:pPr>
      <w:r w:rsidRPr="00591DFB">
        <w:rPr>
          <w:rFonts w:asciiTheme="minorHAnsi" w:eastAsia="Times New Roman" w:hAnsiTheme="minorHAnsi" w:cstheme="minorHAnsi"/>
          <w:color w:val="333333"/>
        </w:rPr>
        <w:t xml:space="preserve">SUBMISSION: </w:t>
      </w:r>
    </w:p>
    <w:p w14:paraId="6375969F" w14:textId="77777777" w:rsidR="00F947C0" w:rsidRPr="00591DFB" w:rsidRDefault="00F947C0" w:rsidP="00F947C0">
      <w:pPr>
        <w:numPr>
          <w:ilvl w:val="0"/>
          <w:numId w:val="4"/>
        </w:numPr>
        <w:spacing w:after="0"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The final report must be submitted to Moodle on/before the deadline. Submissions received after the deadline will be subject to penalties. </w:t>
      </w:r>
    </w:p>
    <w:p w14:paraId="31202EE6" w14:textId="77777777" w:rsidR="00F947C0" w:rsidRPr="00591DFB" w:rsidRDefault="00F947C0" w:rsidP="00F947C0">
      <w:pPr>
        <w:numPr>
          <w:ilvl w:val="0"/>
          <w:numId w:val="4"/>
        </w:numPr>
        <w:spacing w:after="0"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Format of word file name should follow the format, </w:t>
      </w:r>
      <w:proofErr w:type="spellStart"/>
      <w:r w:rsidRPr="00591DFB">
        <w:rPr>
          <w:rFonts w:asciiTheme="minorHAnsi" w:eastAsia="Times New Roman" w:hAnsiTheme="minorHAnsi" w:cstheme="minorHAnsi"/>
          <w:color w:val="333333"/>
        </w:rPr>
        <w:t>studentID_Integrated_CA</w:t>
      </w:r>
      <w:proofErr w:type="spellEnd"/>
      <w:r w:rsidRPr="00591DFB">
        <w:rPr>
          <w:rFonts w:asciiTheme="minorHAnsi" w:eastAsia="Times New Roman" w:hAnsiTheme="minorHAnsi" w:cstheme="minorHAnsi"/>
          <w:color w:val="333333"/>
        </w:rPr>
        <w:t xml:space="preserve"> (NO PDF’s!)</w:t>
      </w:r>
    </w:p>
    <w:p w14:paraId="3AB3FEED" w14:textId="77777777" w:rsidR="00F947C0" w:rsidRDefault="00F947C0" w:rsidP="00F947C0">
      <w:pPr>
        <w:numPr>
          <w:ilvl w:val="0"/>
          <w:numId w:val="4"/>
        </w:numPr>
        <w:spacing w:after="0" w:line="269" w:lineRule="auto"/>
        <w:ind w:left="661" w:hanging="338"/>
        <w:rPr>
          <w:rFonts w:asciiTheme="minorHAnsi" w:hAnsiTheme="minorHAnsi" w:cstheme="minorHAnsi"/>
        </w:rPr>
      </w:pPr>
      <w:r w:rsidRPr="00591DFB">
        <w:rPr>
          <w:rFonts w:asciiTheme="minorHAnsi" w:hAnsiTheme="minorHAnsi" w:cstheme="minorHAnsi"/>
        </w:rPr>
        <w:t>Code files (jupyter notebook</w:t>
      </w:r>
      <w:r>
        <w:rPr>
          <w:rFonts w:asciiTheme="minorHAnsi" w:hAnsiTheme="minorHAnsi" w:cstheme="minorHAnsi"/>
        </w:rPr>
        <w:t xml:space="preserve"> ONLY</w:t>
      </w:r>
      <w:r w:rsidRPr="00591DFB">
        <w:rPr>
          <w:rFonts w:asciiTheme="minorHAnsi" w:hAnsiTheme="minorHAnsi" w:cstheme="minorHAnsi"/>
        </w:rPr>
        <w:t xml:space="preserve">), </w:t>
      </w:r>
    </w:p>
    <w:p w14:paraId="2647ADFB" w14:textId="77777777" w:rsidR="00F947C0" w:rsidRPr="00591DFB" w:rsidRDefault="00F947C0" w:rsidP="00F947C0">
      <w:pPr>
        <w:numPr>
          <w:ilvl w:val="0"/>
          <w:numId w:val="4"/>
        </w:numPr>
        <w:spacing w:after="0" w:line="269" w:lineRule="auto"/>
        <w:ind w:left="661" w:hanging="338"/>
        <w:rPr>
          <w:rFonts w:asciiTheme="minorHAnsi" w:hAnsiTheme="minorHAnsi" w:cstheme="minorHAnsi"/>
        </w:rPr>
      </w:pPr>
      <w:r>
        <w:rPr>
          <w:rFonts w:asciiTheme="minorHAnsi" w:hAnsiTheme="minorHAnsi" w:cstheme="minorHAnsi"/>
        </w:rPr>
        <w:t>Zip file with all Chosen papers in PDF format</w:t>
      </w:r>
    </w:p>
    <w:p w14:paraId="26EA2E88" w14:textId="77777777" w:rsidR="00F947C0" w:rsidRPr="00591DFB" w:rsidRDefault="00F947C0" w:rsidP="00F947C0">
      <w:pPr>
        <w:numPr>
          <w:ilvl w:val="0"/>
          <w:numId w:val="4"/>
        </w:numPr>
        <w:spacing w:after="0" w:line="269" w:lineRule="auto"/>
        <w:ind w:left="661" w:hanging="338"/>
        <w:rPr>
          <w:rFonts w:asciiTheme="minorHAnsi" w:hAnsiTheme="minorHAnsi" w:cstheme="minorHAnsi"/>
        </w:rPr>
      </w:pPr>
      <w:r w:rsidRPr="00591DFB">
        <w:rPr>
          <w:rFonts w:asciiTheme="minorHAnsi" w:hAnsiTheme="minorHAnsi" w:cstheme="minorHAnsi"/>
        </w:rPr>
        <w:t>Screencast presentation</w:t>
      </w:r>
      <w:r>
        <w:rPr>
          <w:rFonts w:asciiTheme="minorHAnsi" w:hAnsiTheme="minorHAnsi" w:cstheme="minorHAnsi"/>
        </w:rPr>
        <w:t xml:space="preserve"> </w:t>
      </w:r>
      <w:r w:rsidRPr="00B05AD4">
        <w:rPr>
          <w:rFonts w:asciiTheme="minorHAnsi" w:hAnsiTheme="minorHAnsi" w:cstheme="minorHAnsi"/>
        </w:rPr>
        <w:t>to Google Drive (NOT MOODLE) and ensure the folder is accessible (NOT PRIVATE) and include the drive link in your report</w:t>
      </w:r>
    </w:p>
    <w:p w14:paraId="0107E1AA" w14:textId="77777777" w:rsidR="00F947C0" w:rsidRPr="00591DFB" w:rsidRDefault="00F947C0" w:rsidP="00F947C0">
      <w:pPr>
        <w:numPr>
          <w:ilvl w:val="0"/>
          <w:numId w:val="4"/>
        </w:numPr>
        <w:spacing w:after="0" w:line="269" w:lineRule="auto"/>
        <w:ind w:left="661" w:hanging="338"/>
        <w:rPr>
          <w:rFonts w:asciiTheme="minorHAnsi" w:hAnsiTheme="minorHAnsi" w:cstheme="minorHAnsi"/>
        </w:rPr>
      </w:pPr>
      <w:r w:rsidRPr="00591DFB">
        <w:rPr>
          <w:rFonts w:asciiTheme="minorHAnsi" w:hAnsiTheme="minorHAnsi" w:cstheme="minorHAnsi"/>
        </w:rPr>
        <w:t>Data sets</w:t>
      </w:r>
      <w:r>
        <w:rPr>
          <w:rFonts w:asciiTheme="minorHAnsi" w:hAnsiTheme="minorHAnsi" w:cstheme="minorHAnsi"/>
        </w:rPr>
        <w:t xml:space="preserve"> </w:t>
      </w:r>
      <w:r w:rsidRPr="00B05AD4">
        <w:rPr>
          <w:rFonts w:asciiTheme="minorHAnsi" w:hAnsiTheme="minorHAnsi" w:cstheme="minorHAnsi"/>
        </w:rPr>
        <w:t>to Google Drive (NOT MOODLE) and ensure the folder is accessible (NOT PRIVATE) and include the drive link in your report</w:t>
      </w:r>
    </w:p>
    <w:p w14:paraId="2668EA76" w14:textId="77777777" w:rsidR="00F947C0" w:rsidRPr="00591DFB" w:rsidRDefault="00F947C0" w:rsidP="00F947C0">
      <w:pPr>
        <w:spacing w:after="4" w:line="269" w:lineRule="auto"/>
        <w:ind w:left="10" w:hanging="10"/>
        <w:rPr>
          <w:rFonts w:asciiTheme="minorHAnsi" w:hAnsiTheme="minorHAnsi" w:cstheme="minorHAnsi"/>
        </w:rPr>
      </w:pPr>
      <w:r w:rsidRPr="00591DFB">
        <w:rPr>
          <w:rFonts w:asciiTheme="minorHAnsi" w:eastAsia="Times New Roman" w:hAnsiTheme="minorHAnsi" w:cstheme="minorHAnsi"/>
          <w:color w:val="333333"/>
        </w:rPr>
        <w:t xml:space="preserve">Submission Requirements All assessment submissions must meet the minimum requirements listed below. </w:t>
      </w:r>
    </w:p>
    <w:p w14:paraId="21F77116" w14:textId="77777777" w:rsidR="00F947C0" w:rsidRPr="00591DFB" w:rsidRDefault="00F947C0" w:rsidP="00F947C0">
      <w:pPr>
        <w:spacing w:after="155" w:line="269" w:lineRule="auto"/>
        <w:ind w:left="10" w:hanging="10"/>
        <w:rPr>
          <w:rFonts w:asciiTheme="minorHAnsi" w:hAnsiTheme="minorHAnsi" w:cstheme="minorHAnsi"/>
        </w:rPr>
      </w:pPr>
      <w:r w:rsidRPr="00591DFB">
        <w:rPr>
          <w:rFonts w:asciiTheme="minorHAnsi" w:eastAsia="Times New Roman" w:hAnsiTheme="minorHAnsi" w:cstheme="minorHAnsi"/>
          <w:color w:val="333333"/>
        </w:rPr>
        <w:t xml:space="preserve">Failure to do so may have implications for the mark awarded.   </w:t>
      </w:r>
    </w:p>
    <w:p w14:paraId="2CBA0B28" w14:textId="77777777" w:rsidR="00F947C0" w:rsidRPr="00591DFB" w:rsidRDefault="00F947C0" w:rsidP="00F947C0">
      <w:pPr>
        <w:spacing w:after="4" w:line="269" w:lineRule="auto"/>
        <w:ind w:left="10" w:hanging="10"/>
        <w:rPr>
          <w:rFonts w:asciiTheme="minorHAnsi" w:hAnsiTheme="minorHAnsi" w:cstheme="minorHAnsi"/>
        </w:rPr>
      </w:pPr>
      <w:r w:rsidRPr="00591DFB">
        <w:rPr>
          <w:rFonts w:asciiTheme="minorHAnsi" w:eastAsia="Times New Roman" w:hAnsiTheme="minorHAnsi" w:cstheme="minorHAnsi"/>
          <w:color w:val="333333"/>
        </w:rPr>
        <w:t xml:space="preserve">All assessment submissions must: </w:t>
      </w:r>
    </w:p>
    <w:p w14:paraId="784ADB87"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Pr>
          <w:rFonts w:asciiTheme="minorHAnsi" w:eastAsia="Times New Roman" w:hAnsiTheme="minorHAnsi" w:cstheme="minorHAnsi"/>
          <w:color w:val="333333"/>
        </w:rPr>
        <w:t>4</w:t>
      </w:r>
      <w:r w:rsidRPr="00591DFB">
        <w:rPr>
          <w:rFonts w:asciiTheme="minorHAnsi" w:eastAsia="Times New Roman" w:hAnsiTheme="minorHAnsi" w:cstheme="minorHAnsi"/>
          <w:color w:val="333333"/>
        </w:rPr>
        <w:t xml:space="preserve">000 </w:t>
      </w:r>
      <w:r>
        <w:rPr>
          <w:rFonts w:asciiTheme="minorHAnsi" w:eastAsia="Times New Roman" w:hAnsiTheme="minorHAnsi" w:cstheme="minorHAnsi"/>
          <w:color w:val="333333"/>
        </w:rPr>
        <w:t>+/-10%</w:t>
      </w:r>
      <w:r w:rsidRPr="00591DFB">
        <w:rPr>
          <w:rFonts w:asciiTheme="minorHAnsi" w:eastAsia="Times New Roman" w:hAnsiTheme="minorHAnsi" w:cstheme="minorHAnsi"/>
          <w:color w:val="333333"/>
        </w:rPr>
        <w:t xml:space="preserve"> (excluding references, titles, citations and quotes) </w:t>
      </w:r>
    </w:p>
    <w:p w14:paraId="6AD4B201"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Word Document for report, Jupyter notebook for code, Screencast for practical demonstration.  </w:t>
      </w:r>
    </w:p>
    <w:p w14:paraId="7CBDBE6E"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IEEE Format </w:t>
      </w:r>
      <w:r w:rsidRPr="00B05AD4">
        <w:rPr>
          <w:rFonts w:asciiTheme="minorHAnsi" w:eastAsia="Times New Roman" w:hAnsiTheme="minorHAnsi" w:cstheme="minorHAnsi"/>
          <w:color w:val="333333"/>
        </w:rPr>
        <w:t>except for referencing, you must modify the template to HARVARD style</w:t>
      </w:r>
    </w:p>
    <w:p w14:paraId="163F7BB9"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Be submitted by the deadline date specified or be subject to late submission penalties </w:t>
      </w:r>
    </w:p>
    <w:p w14:paraId="1C7A2221"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Be submitted via Moodle upload </w:t>
      </w:r>
    </w:p>
    <w:p w14:paraId="147C0F21"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Use </w:t>
      </w:r>
      <w:r w:rsidRPr="00591DFB">
        <w:rPr>
          <w:rFonts w:asciiTheme="minorHAnsi" w:eastAsia="Times New Roman" w:hAnsiTheme="minorHAnsi" w:cstheme="minorHAnsi"/>
          <w:color w:val="333333"/>
          <w:u w:val="single" w:color="333333"/>
        </w:rPr>
        <w:t>Harvard Referencing</w:t>
      </w:r>
      <w:r w:rsidRPr="00591DFB">
        <w:rPr>
          <w:rFonts w:asciiTheme="minorHAnsi" w:eastAsia="Times New Roman" w:hAnsiTheme="minorHAnsi" w:cstheme="minorHAnsi"/>
          <w:color w:val="333333"/>
        </w:rPr>
        <w:t xml:space="preserve"> when citing third party material  </w:t>
      </w:r>
    </w:p>
    <w:p w14:paraId="765D0EDF"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Be the student’s own work.  </w:t>
      </w:r>
    </w:p>
    <w:p w14:paraId="6B106F74"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Include the CCT assessment cover page</w:t>
      </w:r>
      <w:r>
        <w:rPr>
          <w:rFonts w:asciiTheme="minorHAnsi" w:eastAsia="Times New Roman" w:hAnsiTheme="minorHAnsi" w:cstheme="minorHAnsi"/>
          <w:color w:val="333333"/>
        </w:rPr>
        <w:t xml:space="preserve"> (either as the first page of the report or as a separate word document)</w:t>
      </w:r>
      <w:r w:rsidRPr="00591DFB">
        <w:rPr>
          <w:rFonts w:asciiTheme="minorHAnsi" w:eastAsia="Times New Roman" w:hAnsiTheme="minorHAnsi" w:cstheme="minorHAnsi"/>
          <w:color w:val="333333"/>
        </w:rPr>
        <w:t xml:space="preserve">.   </w:t>
      </w:r>
    </w:p>
    <w:p w14:paraId="512131CF" w14:textId="77777777" w:rsidR="00F947C0" w:rsidRDefault="00F947C0">
      <w:pPr>
        <w:pStyle w:val="Heading2"/>
      </w:pPr>
    </w:p>
    <w:p w14:paraId="3129ACE2" w14:textId="77777777" w:rsidR="00F947C0" w:rsidRDefault="00F947C0" w:rsidP="00F947C0"/>
    <w:p w14:paraId="1AA30643" w14:textId="77777777" w:rsidR="00F947C0" w:rsidRDefault="00F947C0" w:rsidP="00F947C0"/>
    <w:p w14:paraId="13B0AE2B" w14:textId="77777777" w:rsidR="00F947C0" w:rsidRDefault="00F947C0" w:rsidP="00F947C0"/>
    <w:p w14:paraId="00C89EB9" w14:textId="77777777" w:rsidR="00F947C0" w:rsidRPr="00F947C0" w:rsidRDefault="00F947C0" w:rsidP="00F947C0"/>
    <w:p w14:paraId="426B7540" w14:textId="77777777" w:rsidR="00F947C0" w:rsidRDefault="00F947C0">
      <w:pPr>
        <w:pStyle w:val="Heading2"/>
      </w:pPr>
    </w:p>
    <w:p w14:paraId="75560626" w14:textId="0180B9FB" w:rsidR="0084137E" w:rsidRDefault="00933657">
      <w:pPr>
        <w:pStyle w:val="Heading2"/>
      </w:pPr>
      <w:r>
        <w:t>Learning Outcomes:</w:t>
      </w:r>
    </w:p>
    <w:p w14:paraId="0036D7EB" w14:textId="77777777" w:rsidR="0084137E" w:rsidRDefault="00933657">
      <w:pPr>
        <w:spacing w:after="0"/>
      </w:pPr>
      <w:r>
        <w:t>This assessment addresses the following module learning outcomes for this module:</w:t>
      </w:r>
    </w:p>
    <w:p w14:paraId="317C9B50" w14:textId="77777777" w:rsidR="00F947C0" w:rsidRDefault="00F947C0" w:rsidP="00F947C0">
      <w:pPr>
        <w:spacing w:after="4" w:line="269" w:lineRule="auto"/>
        <w:ind w:left="10" w:right="833" w:hanging="10"/>
        <w:rPr>
          <w:rFonts w:asciiTheme="minorHAnsi" w:eastAsia="Times New Roman" w:hAnsiTheme="minorHAnsi" w:cstheme="minorHAnsi"/>
          <w:color w:val="333333"/>
        </w:rPr>
      </w:pPr>
      <w:bookmarkStart w:id="4" w:name="_heading=h.waqxfhjp6uke" w:colFirst="0" w:colLast="0"/>
      <w:bookmarkEnd w:id="4"/>
    </w:p>
    <w:p w14:paraId="61BB9009" w14:textId="145F1C77" w:rsidR="00F947C0" w:rsidRDefault="00F947C0" w:rsidP="00F947C0">
      <w:pPr>
        <w:spacing w:after="4" w:line="269" w:lineRule="auto"/>
        <w:ind w:left="10" w:right="833" w:hanging="10"/>
        <w:rPr>
          <w:rFonts w:asciiTheme="minorHAnsi" w:eastAsia="Times New Roman" w:hAnsiTheme="minorHAnsi" w:cstheme="minorHAnsi"/>
          <w:color w:val="333333"/>
        </w:rPr>
      </w:pPr>
      <w:r w:rsidRPr="00591DFB">
        <w:rPr>
          <w:rFonts w:asciiTheme="minorHAnsi" w:eastAsia="Times New Roman" w:hAnsiTheme="minorHAnsi" w:cstheme="minorHAnsi"/>
          <w:color w:val="333333"/>
        </w:rPr>
        <w:t xml:space="preserve">This CA will assess student attainment of the following minimum intended learning outcomes: </w:t>
      </w:r>
    </w:p>
    <w:p w14:paraId="1735BC06" w14:textId="77777777" w:rsidR="00F947C0" w:rsidRDefault="00F947C0" w:rsidP="00F947C0">
      <w:pPr>
        <w:spacing w:after="4" w:line="269" w:lineRule="auto"/>
        <w:ind w:left="10" w:right="833" w:hanging="10"/>
        <w:rPr>
          <w:rFonts w:asciiTheme="minorHAnsi" w:eastAsia="Times New Roman" w:hAnsiTheme="minorHAnsi" w:cstheme="minorHAnsi"/>
          <w:color w:val="333333"/>
        </w:rPr>
      </w:pPr>
    </w:p>
    <w:p w14:paraId="1F7830CC" w14:textId="77777777" w:rsidR="00F947C0" w:rsidRDefault="00F947C0" w:rsidP="00F947C0">
      <w:pPr>
        <w:spacing w:after="4" w:line="269" w:lineRule="auto"/>
        <w:ind w:left="10" w:right="833" w:hanging="10"/>
        <w:rPr>
          <w:rFonts w:asciiTheme="minorHAnsi" w:eastAsia="Times New Roman" w:hAnsiTheme="minorHAnsi" w:cstheme="minorHAnsi"/>
          <w:color w:val="333333"/>
        </w:rPr>
      </w:pPr>
    </w:p>
    <w:p w14:paraId="739184AE" w14:textId="77777777" w:rsidR="00F947C0" w:rsidRPr="00591DFB" w:rsidRDefault="00F947C0" w:rsidP="00F947C0">
      <w:pPr>
        <w:spacing w:after="4" w:line="269" w:lineRule="auto"/>
        <w:ind w:left="10" w:right="833" w:hanging="10"/>
        <w:rPr>
          <w:rFonts w:asciiTheme="minorHAnsi" w:hAnsiTheme="minorHAnsi" w:cstheme="minorHAnsi"/>
        </w:rPr>
      </w:pPr>
      <w:r w:rsidRPr="00591DFB">
        <w:rPr>
          <w:rFonts w:asciiTheme="minorHAnsi" w:eastAsia="Times New Roman" w:hAnsiTheme="minorHAnsi" w:cstheme="minorHAnsi"/>
          <w:color w:val="333333"/>
        </w:rPr>
        <w:t xml:space="preserve">Big Data Storage and Processing MLOs </w:t>
      </w:r>
    </w:p>
    <w:p w14:paraId="309BF821" w14:textId="77777777" w:rsidR="00F947C0" w:rsidRPr="00591DFB" w:rsidRDefault="00F947C0" w:rsidP="00F947C0">
      <w:pPr>
        <w:numPr>
          <w:ilvl w:val="0"/>
          <w:numId w:val="6"/>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Critically assess the data storage and management requirements of a given data project from a modern perspective and evaluate limitations of legacy approaches to Big Data. (Linked to PLO 3) </w:t>
      </w:r>
    </w:p>
    <w:p w14:paraId="6A8AD9A3" w14:textId="77777777" w:rsidR="00F947C0" w:rsidRPr="00591DFB" w:rsidRDefault="00F947C0" w:rsidP="00F947C0">
      <w:pPr>
        <w:numPr>
          <w:ilvl w:val="0"/>
          <w:numId w:val="6"/>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Assess the design concepts and architectural patterns of distributed Big Data systems and analyse the components that form their technology stack. (Linked to PLO 1, PLO 2) </w:t>
      </w:r>
    </w:p>
    <w:p w14:paraId="6BCC1F46" w14:textId="77777777" w:rsidR="00F947C0" w:rsidRPr="00591DFB" w:rsidRDefault="00F947C0" w:rsidP="00F947C0">
      <w:pPr>
        <w:numPr>
          <w:ilvl w:val="0"/>
          <w:numId w:val="6"/>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Critically evaluate and select a Big data environment suitable for retrieving and processing a given Big Data set, perform data management and select appropriate analytic algorithms for the required scale and speed. (Linked to PLO 2, PLO 3) </w:t>
      </w:r>
    </w:p>
    <w:p w14:paraId="10D8B133" w14:textId="77777777" w:rsidR="00F947C0" w:rsidRPr="00591DFB" w:rsidRDefault="00F947C0" w:rsidP="00F947C0">
      <w:pPr>
        <w:spacing w:after="4" w:line="269" w:lineRule="auto"/>
        <w:ind w:left="661"/>
        <w:rPr>
          <w:rFonts w:asciiTheme="minorHAnsi" w:hAnsiTheme="minorHAnsi" w:cstheme="minorHAnsi"/>
        </w:rPr>
      </w:pPr>
    </w:p>
    <w:p w14:paraId="6412B33D" w14:textId="77777777" w:rsidR="00F947C0" w:rsidRPr="00591DFB" w:rsidRDefault="00F947C0" w:rsidP="00F947C0">
      <w:pPr>
        <w:spacing w:after="5" w:line="265" w:lineRule="auto"/>
        <w:ind w:left="-5" w:right="6354" w:hanging="10"/>
        <w:rPr>
          <w:rFonts w:asciiTheme="minorHAnsi" w:hAnsiTheme="minorHAnsi" w:cstheme="minorHAnsi"/>
        </w:rPr>
      </w:pPr>
      <w:r w:rsidRPr="00591DFB">
        <w:rPr>
          <w:rFonts w:asciiTheme="minorHAnsi" w:eastAsia="Times New Roman" w:hAnsiTheme="minorHAnsi" w:cstheme="minorHAnsi"/>
          <w:color w:val="333333"/>
        </w:rPr>
        <w:t xml:space="preserve">Advanced Data Analytics MLO’s </w:t>
      </w:r>
    </w:p>
    <w:p w14:paraId="3C731077" w14:textId="77777777" w:rsidR="00F947C0" w:rsidRPr="00591DFB" w:rsidRDefault="00F947C0" w:rsidP="00F947C0">
      <w:pPr>
        <w:numPr>
          <w:ilvl w:val="0"/>
          <w:numId w:val="7"/>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Debate the theory and application of different types of neural networks. (Linked to PLO 1, PLO 2) </w:t>
      </w:r>
    </w:p>
    <w:p w14:paraId="0CB58BAB" w14:textId="166B9162" w:rsidR="00F947C0" w:rsidRPr="00F947C0" w:rsidRDefault="00F947C0" w:rsidP="00F947C0">
      <w:pPr>
        <w:numPr>
          <w:ilvl w:val="0"/>
          <w:numId w:val="7"/>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Analyse a set of requirements to determine the type of Neural Network for a particular problem set. Document and justify the choices made to stakeholders and peers through insight gained from the process. (Linked to PLO 4, PLO 5) </w:t>
      </w:r>
    </w:p>
    <w:p w14:paraId="151BE19A" w14:textId="5D3671B8" w:rsidR="0084137E" w:rsidRDefault="00933657">
      <w:pPr>
        <w:pStyle w:val="Heading2"/>
      </w:pPr>
      <w:r>
        <w:t>Use of Artificial Intelligence</w:t>
      </w:r>
    </w:p>
    <w:p w14:paraId="69AA7EE0" w14:textId="77777777" w:rsidR="0084137E" w:rsidRDefault="00933657">
      <w:pPr>
        <w:jc w:val="both"/>
      </w:pPr>
      <w:r>
        <w:t>This assessment applies the AI Fluency Framework — four interconnected competencies for effective, efficient, ethical and safe AI use. Your engagement with AI will be reviewed across all four dimensions:</w:t>
      </w:r>
    </w:p>
    <w:tbl>
      <w:tblPr>
        <w:tblStyle w:val="a0"/>
        <w:tblW w:w="93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84137E" w14:paraId="695085E9" w14:textId="77777777">
        <w:tc>
          <w:tcPr>
            <w:tcW w:w="4485" w:type="dxa"/>
            <w:tcMar>
              <w:top w:w="100" w:type="dxa"/>
              <w:left w:w="140" w:type="dxa"/>
              <w:bottom w:w="100" w:type="dxa"/>
              <w:right w:w="140" w:type="dxa"/>
            </w:tcMar>
          </w:tcPr>
          <w:p w14:paraId="4CD23E7A" w14:textId="77777777" w:rsidR="0084137E" w:rsidRDefault="00933657">
            <w:pPr>
              <w:spacing w:after="40" w:line="240" w:lineRule="auto"/>
            </w:pPr>
            <w:r>
              <w:rPr>
                <w:b/>
                <w:bCs/>
              </w:rPr>
              <w:t>Delegation</w:t>
            </w:r>
          </w:p>
          <w:p w14:paraId="38B3A5C3" w14:textId="77777777" w:rsidR="0084137E" w:rsidRDefault="00933657">
            <w:pPr>
              <w:spacing w:after="0" w:line="240" w:lineRule="auto"/>
            </w:pPr>
            <w:r>
              <w:t>S</w:t>
            </w:r>
            <w:r>
              <w:t>etting goals and deciding whether, when and how to engage with AI.</w:t>
            </w:r>
          </w:p>
        </w:tc>
        <w:tc>
          <w:tcPr>
            <w:tcW w:w="4905" w:type="dxa"/>
            <w:tcMar>
              <w:top w:w="100" w:type="dxa"/>
              <w:left w:w="140" w:type="dxa"/>
              <w:bottom w:w="100" w:type="dxa"/>
              <w:right w:w="140" w:type="dxa"/>
            </w:tcMar>
          </w:tcPr>
          <w:p w14:paraId="5EEB02B4" w14:textId="77777777" w:rsidR="0084137E" w:rsidRDefault="00933657">
            <w:pPr>
              <w:spacing w:after="40" w:line="240" w:lineRule="auto"/>
            </w:pPr>
            <w:r>
              <w:rPr>
                <w:b/>
                <w:bCs/>
              </w:rPr>
              <w:t>Description</w:t>
            </w:r>
          </w:p>
          <w:p w14:paraId="78D39D90" w14:textId="77777777" w:rsidR="0084137E" w:rsidRDefault="00933657">
            <w:pPr>
              <w:spacing w:after="0" w:line="240" w:lineRule="auto"/>
            </w:pPr>
            <w:r>
              <w:t>Effectively describing goals to prompt useful AI behaviours and outputs.</w:t>
            </w:r>
          </w:p>
        </w:tc>
      </w:tr>
      <w:tr w:rsidR="0084137E" w14:paraId="0E91448E" w14:textId="77777777">
        <w:tc>
          <w:tcPr>
            <w:tcW w:w="4485" w:type="dxa"/>
            <w:tcMar>
              <w:top w:w="100" w:type="dxa"/>
              <w:left w:w="140" w:type="dxa"/>
              <w:bottom w:w="100" w:type="dxa"/>
              <w:right w:w="140" w:type="dxa"/>
            </w:tcMar>
          </w:tcPr>
          <w:p w14:paraId="512E2B5D" w14:textId="77777777" w:rsidR="0084137E" w:rsidRDefault="00933657">
            <w:pPr>
              <w:spacing w:after="40" w:line="240" w:lineRule="auto"/>
            </w:pPr>
            <w:r>
              <w:rPr>
                <w:b/>
                <w:bCs/>
              </w:rPr>
              <w:t>Discernment</w:t>
            </w:r>
          </w:p>
          <w:p w14:paraId="734261F4" w14:textId="77777777" w:rsidR="0084137E" w:rsidRDefault="00933657">
            <w:pPr>
              <w:spacing w:after="0" w:line="240" w:lineRule="auto"/>
            </w:pPr>
            <w:r>
              <w:t>Accurately assessing the usefulness of AI outputs and behaviours.</w:t>
            </w:r>
          </w:p>
        </w:tc>
        <w:tc>
          <w:tcPr>
            <w:tcW w:w="4905" w:type="dxa"/>
            <w:tcMar>
              <w:top w:w="100" w:type="dxa"/>
              <w:left w:w="140" w:type="dxa"/>
              <w:bottom w:w="100" w:type="dxa"/>
              <w:right w:w="140" w:type="dxa"/>
            </w:tcMar>
          </w:tcPr>
          <w:p w14:paraId="54B4BF4E" w14:textId="77777777" w:rsidR="0084137E" w:rsidRDefault="00933657">
            <w:pPr>
              <w:spacing w:after="40" w:line="240" w:lineRule="auto"/>
            </w:pPr>
            <w:r>
              <w:rPr>
                <w:b/>
                <w:bCs/>
              </w:rPr>
              <w:t>Diligence</w:t>
            </w:r>
          </w:p>
          <w:p w14:paraId="351C024E" w14:textId="77777777" w:rsidR="0084137E" w:rsidRDefault="00933657">
            <w:pPr>
              <w:spacing w:after="0" w:line="240" w:lineRule="auto"/>
            </w:pPr>
            <w:r>
              <w:t xml:space="preserve">Taking </w:t>
            </w:r>
            <w:r>
              <w:t>responsibility for what we do with AI and how we do it.</w:t>
            </w:r>
          </w:p>
        </w:tc>
      </w:tr>
    </w:tbl>
    <w:p w14:paraId="75FFA35F" w14:textId="77777777" w:rsidR="0084137E" w:rsidRDefault="0084137E">
      <w:pPr>
        <w:spacing w:after="0" w:line="240" w:lineRule="auto"/>
        <w:rPr>
          <w:rFonts w:ascii="Arial" w:eastAsia="Arial" w:hAnsi="Arial" w:cs="Arial"/>
          <w:sz w:val="26"/>
          <w:szCs w:val="26"/>
        </w:rPr>
        <w:sectPr w:rsidR="0084137E">
          <w:footerReference w:type="default" r:id="rId9"/>
          <w:pgSz w:w="11906" w:h="16838"/>
          <w:pgMar w:top="1134" w:right="1134" w:bottom="1134" w:left="1134" w:header="709" w:footer="709" w:gutter="0"/>
          <w:pgNumType w:start="1"/>
          <w:cols w:space="720"/>
        </w:sectPr>
      </w:pPr>
    </w:p>
    <w:p w14:paraId="6B2B5EA8" w14:textId="77777777" w:rsidR="0084137E" w:rsidRDefault="00933657">
      <w:pPr>
        <w:spacing w:after="100" w:line="240" w:lineRule="auto"/>
        <w:rPr>
          <w:color w:val="212529"/>
        </w:rPr>
      </w:pPr>
      <w:r>
        <w:rPr>
          <w:color w:val="212529"/>
        </w:rPr>
        <w:lastRenderedPageBreak/>
        <w:t xml:space="preserve">AI tools may be used in this assessment. Your use of AI will be assessed across the four ‘D’ competencies of the AI Fluency </w:t>
      </w:r>
      <w:r>
        <w:rPr>
          <w:color w:val="212529"/>
        </w:rPr>
        <w:t>Framework.</w:t>
      </w:r>
    </w:p>
    <w:p w14:paraId="79DB49A4" w14:textId="3ABA83F8" w:rsidR="0084137E" w:rsidRDefault="00933657">
      <w:pPr>
        <w:spacing w:after="100" w:line="240" w:lineRule="auto"/>
        <w:rPr>
          <w:color w:val="212529"/>
        </w:rPr>
      </w:pPr>
      <w:r>
        <w:rPr>
          <w:color w:val="212529"/>
        </w:rPr>
        <w:t>Please complete column four and submit as an appendix to your assessment . Exemplar below.</w:t>
      </w:r>
    </w:p>
    <w:p w14:paraId="6CA50718" w14:textId="77777777" w:rsidR="0084137E" w:rsidRDefault="00933657">
      <w:pPr>
        <w:pStyle w:val="Heading1"/>
        <w:keepNext w:val="0"/>
        <w:keepLines w:val="0"/>
        <w:spacing w:before="0" w:after="0" w:line="240" w:lineRule="auto"/>
        <w:rPr>
          <w:sz w:val="28"/>
          <w:szCs w:val="28"/>
        </w:rPr>
      </w:pPr>
      <w:bookmarkStart w:id="10" w:name="_heading=h.rbtal5s6u0r9" w:colFirst="0" w:colLast="0"/>
      <w:bookmarkEnd w:id="10"/>
      <w:r>
        <w:rPr>
          <w:sz w:val="28"/>
          <w:szCs w:val="28"/>
        </w:rPr>
        <w:t>AI Declaration using the AI Fluency Framework</w:t>
      </w:r>
    </w:p>
    <w:tbl>
      <w:tblPr>
        <w:tblW w:w="15451" w:type="dxa"/>
        <w:tblInd w:w="-10" w:type="dxa"/>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Layout w:type="fixed"/>
        <w:tblLook w:val="0400" w:firstRow="0" w:lastRow="0" w:firstColumn="0" w:lastColumn="0" w:noHBand="0" w:noVBand="1"/>
      </w:tblPr>
      <w:tblGrid>
        <w:gridCol w:w="2232"/>
        <w:gridCol w:w="3145"/>
        <w:gridCol w:w="3969"/>
        <w:gridCol w:w="6105"/>
      </w:tblGrid>
      <w:tr w:rsidR="00F947C0" w:rsidRPr="00A53D21" w14:paraId="38D3FA91" w14:textId="77777777" w:rsidTr="00914E6B">
        <w:trPr>
          <w:cantSplit/>
          <w:tblHeader/>
        </w:trPr>
        <w:tc>
          <w:tcPr>
            <w:tcW w:w="2232" w:type="dxa"/>
            <w:shd w:val="clear" w:color="auto" w:fill="D9EAF7"/>
            <w:tcMar>
              <w:top w:w="80" w:type="dxa"/>
              <w:left w:w="95" w:type="dxa"/>
              <w:bottom w:w="80" w:type="dxa"/>
              <w:right w:w="95" w:type="dxa"/>
            </w:tcMar>
            <w:vAlign w:val="center"/>
          </w:tcPr>
          <w:p w14:paraId="44806927" w14:textId="77777777" w:rsidR="00F947C0" w:rsidRPr="00A53D21" w:rsidRDefault="00F947C0" w:rsidP="00914E6B">
            <w:pPr>
              <w:spacing w:after="0" w:line="252" w:lineRule="auto"/>
              <w:jc w:val="center"/>
              <w:rPr>
                <w:sz w:val="14"/>
                <w:szCs w:val="14"/>
                <w:lang w:val="en-GB"/>
              </w:rPr>
            </w:pPr>
            <w:r w:rsidRPr="00A53D21">
              <w:rPr>
                <w:rFonts w:ascii="Aptos" w:eastAsia="Aptos" w:hAnsi="Aptos" w:cs="Aptos"/>
                <w:b/>
                <w:bCs/>
                <w:sz w:val="14"/>
                <w:szCs w:val="14"/>
                <w:lang w:val="en-GB"/>
              </w:rPr>
              <w:t>AI competence</w:t>
            </w:r>
          </w:p>
        </w:tc>
        <w:tc>
          <w:tcPr>
            <w:tcW w:w="3145" w:type="dxa"/>
            <w:shd w:val="clear" w:color="auto" w:fill="D9EAF7"/>
            <w:tcMar>
              <w:top w:w="80" w:type="dxa"/>
              <w:left w:w="95" w:type="dxa"/>
              <w:bottom w:w="80" w:type="dxa"/>
              <w:right w:w="95" w:type="dxa"/>
            </w:tcMar>
            <w:vAlign w:val="center"/>
          </w:tcPr>
          <w:p w14:paraId="0D4ECF98" w14:textId="77777777" w:rsidR="00F947C0" w:rsidRPr="00A53D21" w:rsidRDefault="00F947C0" w:rsidP="00914E6B">
            <w:pPr>
              <w:spacing w:after="0" w:line="252" w:lineRule="auto"/>
              <w:jc w:val="center"/>
              <w:rPr>
                <w:sz w:val="14"/>
                <w:szCs w:val="14"/>
                <w:lang w:val="en-GB"/>
              </w:rPr>
            </w:pPr>
            <w:r w:rsidRPr="00A53D21">
              <w:rPr>
                <w:rFonts w:ascii="Aptos" w:eastAsia="Aptos" w:hAnsi="Aptos" w:cs="Aptos"/>
                <w:b/>
                <w:bCs/>
                <w:sz w:val="14"/>
                <w:szCs w:val="14"/>
                <w:lang w:val="en-GB"/>
              </w:rPr>
              <w:t>Reflective prompts (to students)</w:t>
            </w:r>
          </w:p>
        </w:tc>
        <w:tc>
          <w:tcPr>
            <w:tcW w:w="3969" w:type="dxa"/>
            <w:shd w:val="clear" w:color="auto" w:fill="D9EAF7"/>
            <w:tcMar>
              <w:top w:w="80" w:type="dxa"/>
              <w:left w:w="95" w:type="dxa"/>
              <w:bottom w:w="80" w:type="dxa"/>
              <w:right w:w="95" w:type="dxa"/>
            </w:tcMar>
            <w:vAlign w:val="center"/>
          </w:tcPr>
          <w:p w14:paraId="237EA634" w14:textId="77777777" w:rsidR="00F947C0" w:rsidRPr="00A53D21" w:rsidRDefault="00F947C0" w:rsidP="00914E6B">
            <w:pPr>
              <w:spacing w:after="0" w:line="252" w:lineRule="auto"/>
              <w:jc w:val="center"/>
              <w:rPr>
                <w:sz w:val="14"/>
                <w:szCs w:val="14"/>
                <w:lang w:val="en-GB"/>
              </w:rPr>
            </w:pPr>
            <w:r w:rsidRPr="00A53D21">
              <w:rPr>
                <w:rFonts w:ascii="Aptos" w:eastAsia="Aptos" w:hAnsi="Aptos" w:cs="Aptos"/>
                <w:b/>
                <w:bCs/>
                <w:sz w:val="14"/>
                <w:szCs w:val="14"/>
                <w:lang w:val="en-GB"/>
              </w:rPr>
              <w:t>Lecturer expectations</w:t>
            </w:r>
          </w:p>
        </w:tc>
        <w:tc>
          <w:tcPr>
            <w:tcW w:w="6105" w:type="dxa"/>
            <w:shd w:val="clear" w:color="auto" w:fill="D9EAF7"/>
            <w:tcMar>
              <w:top w:w="80" w:type="dxa"/>
              <w:left w:w="95" w:type="dxa"/>
              <w:bottom w:w="80" w:type="dxa"/>
              <w:right w:w="95" w:type="dxa"/>
            </w:tcMar>
            <w:vAlign w:val="center"/>
          </w:tcPr>
          <w:p w14:paraId="4CBAE445" w14:textId="77777777" w:rsidR="00F947C0" w:rsidRPr="00A53D21" w:rsidRDefault="00F947C0" w:rsidP="00914E6B">
            <w:pPr>
              <w:spacing w:after="0" w:line="252" w:lineRule="auto"/>
              <w:jc w:val="center"/>
              <w:rPr>
                <w:sz w:val="14"/>
                <w:szCs w:val="14"/>
                <w:lang w:val="en-GB"/>
              </w:rPr>
            </w:pPr>
            <w:r w:rsidRPr="00A53D21">
              <w:rPr>
                <w:rFonts w:ascii="Aptos" w:eastAsia="Aptos" w:hAnsi="Aptos" w:cs="Aptos"/>
                <w:b/>
                <w:bCs/>
                <w:sz w:val="14"/>
                <w:szCs w:val="14"/>
                <w:lang w:val="en-GB"/>
              </w:rPr>
              <w:t>Student response</w:t>
            </w:r>
          </w:p>
        </w:tc>
      </w:tr>
      <w:tr w:rsidR="00F947C0" w:rsidRPr="00A53D21" w14:paraId="1664F50D" w14:textId="77777777" w:rsidTr="00914E6B">
        <w:trPr>
          <w:cantSplit/>
        </w:trPr>
        <w:tc>
          <w:tcPr>
            <w:tcW w:w="2232" w:type="dxa"/>
            <w:tcMar>
              <w:top w:w="80" w:type="dxa"/>
              <w:left w:w="95" w:type="dxa"/>
              <w:bottom w:w="80" w:type="dxa"/>
              <w:right w:w="95" w:type="dxa"/>
            </w:tcMar>
          </w:tcPr>
          <w:p w14:paraId="37405BCD" w14:textId="77777777" w:rsidR="00F947C0" w:rsidRPr="00A53D21" w:rsidRDefault="00F947C0" w:rsidP="00914E6B">
            <w:pPr>
              <w:spacing w:after="0" w:line="252" w:lineRule="auto"/>
              <w:rPr>
                <w:sz w:val="14"/>
                <w:szCs w:val="14"/>
                <w:lang w:val="en-GB"/>
              </w:rPr>
            </w:pPr>
            <w:r w:rsidRPr="00A53D21">
              <w:rPr>
                <w:rFonts w:ascii="Aptos" w:eastAsia="Aptos" w:hAnsi="Aptos" w:cs="Aptos"/>
                <w:b/>
                <w:bCs/>
                <w:sz w:val="14"/>
                <w:szCs w:val="14"/>
                <w:lang w:val="en-GB"/>
              </w:rPr>
              <w:t>Delegation</w:t>
            </w:r>
            <w:r w:rsidRPr="00A53D21">
              <w:rPr>
                <w:rFonts w:ascii="Aptos" w:eastAsia="Aptos" w:hAnsi="Aptos" w:cs="Aptos"/>
                <w:i/>
                <w:iCs/>
                <w:sz w:val="14"/>
                <w:szCs w:val="14"/>
                <w:lang w:val="en-GB"/>
              </w:rPr>
              <w:br/>
              <w:t>Deciding whether &amp; when to use AI</w:t>
            </w:r>
          </w:p>
        </w:tc>
        <w:tc>
          <w:tcPr>
            <w:tcW w:w="3145" w:type="dxa"/>
            <w:tcMar>
              <w:top w:w="80" w:type="dxa"/>
              <w:left w:w="95" w:type="dxa"/>
              <w:bottom w:w="80" w:type="dxa"/>
              <w:right w:w="95" w:type="dxa"/>
            </w:tcMar>
          </w:tcPr>
          <w:p w14:paraId="3B0E9A1F" w14:textId="77777777" w:rsidR="00F947C0" w:rsidRPr="00A53D21" w:rsidRDefault="00F947C0" w:rsidP="00914E6B">
            <w:pPr>
              <w:spacing w:after="0" w:line="252" w:lineRule="auto"/>
              <w:rPr>
                <w:sz w:val="14"/>
                <w:szCs w:val="14"/>
                <w:lang w:val="en-GB"/>
              </w:rPr>
            </w:pPr>
            <w:r w:rsidRPr="00A53D21">
              <w:rPr>
                <w:rFonts w:ascii="Aptos" w:eastAsia="Aptos" w:hAnsi="Aptos" w:cs="Aptos"/>
                <w:sz w:val="14"/>
                <w:szCs w:val="14"/>
                <w:lang w:val="en-GB"/>
              </w:rPr>
              <w:t>Identify the specific tasks in this assessment where you chose to use AI, and explain your reasoning. Where did AI add value? Where did you decide not to use it, and why?</w:t>
            </w:r>
          </w:p>
        </w:tc>
        <w:tc>
          <w:tcPr>
            <w:tcW w:w="3969" w:type="dxa"/>
            <w:tcMar>
              <w:top w:w="80" w:type="dxa"/>
              <w:left w:w="95" w:type="dxa"/>
              <w:bottom w:w="80" w:type="dxa"/>
              <w:right w:w="95" w:type="dxa"/>
            </w:tcMar>
          </w:tcPr>
          <w:p w14:paraId="3A3B5826" w14:textId="77777777" w:rsidR="00F947C0" w:rsidRPr="00A53D21" w:rsidRDefault="00F947C0" w:rsidP="00914E6B">
            <w:pPr>
              <w:spacing w:after="0" w:line="252" w:lineRule="auto"/>
              <w:rPr>
                <w:rFonts w:ascii="Aptos" w:eastAsia="Aptos" w:hAnsi="Aptos" w:cs="Aptos"/>
                <w:sz w:val="14"/>
                <w:szCs w:val="14"/>
                <w:lang w:val="en-GB"/>
              </w:rPr>
            </w:pPr>
            <w:r w:rsidRPr="00A53D21">
              <w:rPr>
                <w:rFonts w:ascii="Aptos" w:eastAsia="Aptos" w:hAnsi="Aptos" w:cs="Aptos"/>
                <w:sz w:val="14"/>
                <w:szCs w:val="14"/>
                <w:lang w:val="en-GB"/>
              </w:rPr>
              <w:t>For this assessment, Generative AI may be used only as a supporting tool for brainstorming and refining ideas, fine-tuning research questions, finding relevant information, drafting an outline, checking grammar, clarity and writing style, and other uses explicitly approved by the lecturer.</w:t>
            </w:r>
          </w:p>
          <w:p w14:paraId="11B18F30" w14:textId="77777777" w:rsidR="00F947C0" w:rsidRPr="00A53D21" w:rsidRDefault="00F947C0" w:rsidP="00914E6B">
            <w:pPr>
              <w:spacing w:after="0" w:line="252" w:lineRule="auto"/>
              <w:rPr>
                <w:rFonts w:ascii="Aptos" w:eastAsia="Aptos" w:hAnsi="Aptos" w:cs="Aptos"/>
                <w:sz w:val="14"/>
                <w:szCs w:val="14"/>
                <w:lang w:val="en-GB"/>
              </w:rPr>
            </w:pPr>
          </w:p>
          <w:p w14:paraId="63CECEB2" w14:textId="77777777" w:rsidR="00F947C0" w:rsidRPr="00A53D21" w:rsidRDefault="00F947C0" w:rsidP="00914E6B">
            <w:pPr>
              <w:spacing w:before="20" w:after="0" w:line="252" w:lineRule="auto"/>
              <w:rPr>
                <w:sz w:val="14"/>
                <w:szCs w:val="14"/>
                <w:lang w:val="en-GB"/>
              </w:rPr>
            </w:pPr>
            <w:r w:rsidRPr="00A53D21">
              <w:rPr>
                <w:rFonts w:ascii="Aptos" w:eastAsia="Aptos" w:hAnsi="Aptos" w:cs="Aptos"/>
                <w:sz w:val="14"/>
                <w:szCs w:val="14"/>
                <w:lang w:val="en-GB"/>
              </w:rPr>
              <w:t>These uses support planning, research and communication. GenAI must not replace the student's own technical implementation, analysis, modelling, evaluation or interpretation, as these directly assess the learning outcomes. You may not copy and paste GenAI output in your submission. All GenAI use must be declared in the GenAI Tools Declaration (Appendix A).</w:t>
            </w:r>
          </w:p>
        </w:tc>
        <w:tc>
          <w:tcPr>
            <w:tcW w:w="6105" w:type="dxa"/>
            <w:tcMar>
              <w:top w:w="80" w:type="dxa"/>
              <w:left w:w="95" w:type="dxa"/>
              <w:bottom w:w="80" w:type="dxa"/>
              <w:right w:w="95" w:type="dxa"/>
            </w:tcMar>
          </w:tcPr>
          <w:p w14:paraId="0FDC6D97" w14:textId="77777777" w:rsidR="00F947C0" w:rsidRPr="00A53D21" w:rsidRDefault="00F947C0" w:rsidP="00914E6B">
            <w:pPr>
              <w:spacing w:before="100" w:after="0" w:line="252" w:lineRule="auto"/>
              <w:jc w:val="center"/>
              <w:rPr>
                <w:sz w:val="14"/>
                <w:szCs w:val="14"/>
                <w:lang w:val="en-GB"/>
              </w:rPr>
            </w:pPr>
            <w:r w:rsidRPr="00A53D21">
              <w:rPr>
                <w:rFonts w:ascii="Aptos" w:eastAsia="Aptos" w:hAnsi="Aptos" w:cs="Aptos"/>
                <w:i/>
                <w:iCs/>
                <w:sz w:val="14"/>
                <w:szCs w:val="14"/>
                <w:lang w:val="en-GB"/>
              </w:rPr>
              <w:t>[Student response]</w:t>
            </w:r>
          </w:p>
        </w:tc>
      </w:tr>
      <w:tr w:rsidR="00F947C0" w:rsidRPr="00A53D21" w14:paraId="3D01040F" w14:textId="77777777" w:rsidTr="00914E6B">
        <w:trPr>
          <w:cantSplit/>
        </w:trPr>
        <w:tc>
          <w:tcPr>
            <w:tcW w:w="2232" w:type="dxa"/>
            <w:tcMar>
              <w:top w:w="80" w:type="dxa"/>
              <w:left w:w="95" w:type="dxa"/>
              <w:bottom w:w="80" w:type="dxa"/>
              <w:right w:w="95" w:type="dxa"/>
            </w:tcMar>
          </w:tcPr>
          <w:p w14:paraId="3A19BA3B" w14:textId="77777777" w:rsidR="00F947C0" w:rsidRPr="00A53D21" w:rsidRDefault="00F947C0" w:rsidP="00914E6B">
            <w:pPr>
              <w:spacing w:after="0" w:line="252" w:lineRule="auto"/>
              <w:rPr>
                <w:sz w:val="14"/>
                <w:szCs w:val="14"/>
                <w:lang w:val="en-GB"/>
              </w:rPr>
            </w:pPr>
            <w:r w:rsidRPr="00A53D21">
              <w:rPr>
                <w:rFonts w:ascii="Aptos" w:eastAsia="Aptos" w:hAnsi="Aptos" w:cs="Aptos"/>
                <w:b/>
                <w:bCs/>
                <w:sz w:val="14"/>
                <w:szCs w:val="14"/>
                <w:lang w:val="en-GB"/>
              </w:rPr>
              <w:t>Description</w:t>
            </w:r>
            <w:r w:rsidRPr="00A53D21">
              <w:rPr>
                <w:rFonts w:ascii="Aptos" w:eastAsia="Aptos" w:hAnsi="Aptos" w:cs="Aptos"/>
                <w:i/>
                <w:iCs/>
                <w:sz w:val="14"/>
                <w:szCs w:val="14"/>
                <w:lang w:val="en-GB"/>
              </w:rPr>
              <w:br/>
              <w:t>How you prompted the AI</w:t>
            </w:r>
          </w:p>
        </w:tc>
        <w:tc>
          <w:tcPr>
            <w:tcW w:w="3145" w:type="dxa"/>
            <w:tcMar>
              <w:top w:w="80" w:type="dxa"/>
              <w:left w:w="95" w:type="dxa"/>
              <w:bottom w:w="80" w:type="dxa"/>
              <w:right w:w="95" w:type="dxa"/>
            </w:tcMar>
          </w:tcPr>
          <w:p w14:paraId="080A405B" w14:textId="77777777" w:rsidR="00F947C0" w:rsidRPr="00A53D21" w:rsidRDefault="00F947C0" w:rsidP="00914E6B">
            <w:pPr>
              <w:spacing w:after="0" w:line="252" w:lineRule="auto"/>
              <w:rPr>
                <w:sz w:val="14"/>
                <w:szCs w:val="14"/>
                <w:lang w:val="en-GB"/>
              </w:rPr>
            </w:pPr>
            <w:r w:rsidRPr="00A53D21">
              <w:rPr>
                <w:rFonts w:ascii="Aptos" w:eastAsia="Aptos" w:hAnsi="Aptos" w:cs="Aptos"/>
                <w:sz w:val="14"/>
                <w:szCs w:val="14"/>
                <w:lang w:val="en-GB"/>
              </w:rPr>
              <w:t>Include the exact prompts you used in your appendix (recorded on the AI Tools declaration). Reflect on how you communicated your goals to the AI — did you need to iterate or refine your prompts to get useful output?</w:t>
            </w:r>
          </w:p>
        </w:tc>
        <w:tc>
          <w:tcPr>
            <w:tcW w:w="3969" w:type="dxa"/>
            <w:tcMar>
              <w:top w:w="80" w:type="dxa"/>
              <w:left w:w="95" w:type="dxa"/>
              <w:bottom w:w="80" w:type="dxa"/>
              <w:right w:w="95" w:type="dxa"/>
            </w:tcMar>
          </w:tcPr>
          <w:p w14:paraId="0C538B26" w14:textId="77777777" w:rsidR="00F947C0" w:rsidRPr="00A53D21" w:rsidRDefault="00F947C0" w:rsidP="00914E6B">
            <w:pPr>
              <w:spacing w:after="0" w:line="252" w:lineRule="auto"/>
              <w:rPr>
                <w:sz w:val="14"/>
                <w:szCs w:val="14"/>
                <w:lang w:val="en-GB"/>
              </w:rPr>
            </w:pPr>
            <w:r w:rsidRPr="00A53D21">
              <w:rPr>
                <w:rFonts w:ascii="Aptos" w:eastAsia="Aptos" w:hAnsi="Aptos" w:cs="Aptos"/>
                <w:sz w:val="14"/>
                <w:szCs w:val="14"/>
                <w:lang w:val="en-GB"/>
              </w:rPr>
              <w:t>Students must provide evidence of prompting for all permitted GenAI use. The exact prompts used, together with relevant links, screenshots or evidence of prompt refinement where applicable, must be provided in Appendix B. Failure to do so is considered to be academic misconduct.</w:t>
            </w:r>
          </w:p>
        </w:tc>
        <w:tc>
          <w:tcPr>
            <w:tcW w:w="6105" w:type="dxa"/>
            <w:tcMar>
              <w:top w:w="80" w:type="dxa"/>
              <w:left w:w="95" w:type="dxa"/>
              <w:bottom w:w="80" w:type="dxa"/>
              <w:right w:w="95" w:type="dxa"/>
            </w:tcMar>
          </w:tcPr>
          <w:p w14:paraId="7C0DEB18" w14:textId="77777777" w:rsidR="00F947C0" w:rsidRPr="00A53D21" w:rsidRDefault="00F947C0" w:rsidP="00914E6B">
            <w:pPr>
              <w:spacing w:before="100" w:after="0" w:line="252" w:lineRule="auto"/>
              <w:jc w:val="center"/>
              <w:rPr>
                <w:sz w:val="14"/>
                <w:szCs w:val="14"/>
                <w:lang w:val="en-GB"/>
              </w:rPr>
            </w:pPr>
            <w:r w:rsidRPr="00A53D21">
              <w:rPr>
                <w:rFonts w:ascii="Aptos" w:eastAsia="Aptos" w:hAnsi="Aptos" w:cs="Aptos"/>
                <w:i/>
                <w:iCs/>
                <w:sz w:val="14"/>
                <w:szCs w:val="14"/>
                <w:lang w:val="en-GB"/>
              </w:rPr>
              <w:t>[Student response]</w:t>
            </w:r>
          </w:p>
        </w:tc>
      </w:tr>
      <w:tr w:rsidR="00F947C0" w:rsidRPr="00A53D21" w14:paraId="737EDA38" w14:textId="77777777" w:rsidTr="00914E6B">
        <w:trPr>
          <w:cantSplit/>
        </w:trPr>
        <w:tc>
          <w:tcPr>
            <w:tcW w:w="2232" w:type="dxa"/>
            <w:tcMar>
              <w:top w:w="80" w:type="dxa"/>
              <w:left w:w="95" w:type="dxa"/>
              <w:bottom w:w="80" w:type="dxa"/>
              <w:right w:w="95" w:type="dxa"/>
            </w:tcMar>
          </w:tcPr>
          <w:p w14:paraId="6B059587" w14:textId="77777777" w:rsidR="00F947C0" w:rsidRPr="00A53D21" w:rsidRDefault="00F947C0" w:rsidP="00914E6B">
            <w:pPr>
              <w:spacing w:after="0" w:line="252" w:lineRule="auto"/>
              <w:rPr>
                <w:sz w:val="14"/>
                <w:szCs w:val="14"/>
                <w:lang w:val="en-GB"/>
              </w:rPr>
            </w:pPr>
            <w:r w:rsidRPr="00A53D21">
              <w:rPr>
                <w:rFonts w:ascii="Aptos" w:eastAsia="Aptos" w:hAnsi="Aptos" w:cs="Aptos"/>
                <w:b/>
                <w:bCs/>
                <w:sz w:val="14"/>
                <w:szCs w:val="14"/>
                <w:lang w:val="en-GB"/>
              </w:rPr>
              <w:t>Discernment</w:t>
            </w:r>
            <w:r w:rsidRPr="00A53D21">
              <w:rPr>
                <w:rFonts w:ascii="Aptos" w:eastAsia="Aptos" w:hAnsi="Aptos" w:cs="Aptos"/>
                <w:i/>
                <w:iCs/>
                <w:sz w:val="14"/>
                <w:szCs w:val="14"/>
                <w:lang w:val="en-GB"/>
              </w:rPr>
              <w:br/>
              <w:t>Evaluating what the AI produced</w:t>
            </w:r>
          </w:p>
        </w:tc>
        <w:tc>
          <w:tcPr>
            <w:tcW w:w="3145" w:type="dxa"/>
            <w:tcMar>
              <w:top w:w="80" w:type="dxa"/>
              <w:left w:w="95" w:type="dxa"/>
              <w:bottom w:w="80" w:type="dxa"/>
              <w:right w:w="95" w:type="dxa"/>
            </w:tcMar>
          </w:tcPr>
          <w:p w14:paraId="50465354" w14:textId="77777777" w:rsidR="00F947C0" w:rsidRPr="00A53D21" w:rsidRDefault="00F947C0" w:rsidP="00914E6B">
            <w:pPr>
              <w:spacing w:after="0" w:line="252" w:lineRule="auto"/>
              <w:rPr>
                <w:sz w:val="14"/>
                <w:szCs w:val="14"/>
                <w:lang w:val="en-GB"/>
              </w:rPr>
            </w:pPr>
            <w:r w:rsidRPr="00A53D21">
              <w:rPr>
                <w:rFonts w:ascii="Aptos" w:eastAsia="Aptos" w:hAnsi="Aptos" w:cs="Aptos"/>
                <w:sz w:val="14"/>
                <w:szCs w:val="14"/>
                <w:lang w:val="en-GB"/>
              </w:rPr>
              <w:t>In your reflection (~100 words), critically evaluate the AI output: what did you accept, modify, or reject — and why? Assess accuracy, relevance, and quality. You are responsible for verifying all AI-generated content before submitting.</w:t>
            </w:r>
          </w:p>
        </w:tc>
        <w:tc>
          <w:tcPr>
            <w:tcW w:w="3969" w:type="dxa"/>
            <w:tcMar>
              <w:top w:w="80" w:type="dxa"/>
              <w:left w:w="95" w:type="dxa"/>
              <w:bottom w:w="80" w:type="dxa"/>
              <w:right w:w="95" w:type="dxa"/>
            </w:tcMar>
          </w:tcPr>
          <w:p w14:paraId="34F79DF3" w14:textId="77777777" w:rsidR="00F947C0" w:rsidRPr="00A53D21" w:rsidRDefault="00F947C0" w:rsidP="00914E6B">
            <w:pPr>
              <w:spacing w:after="0" w:line="252" w:lineRule="auto"/>
              <w:rPr>
                <w:sz w:val="14"/>
                <w:szCs w:val="14"/>
                <w:lang w:val="en-GB"/>
              </w:rPr>
            </w:pPr>
            <w:r w:rsidRPr="00A53D21">
              <w:rPr>
                <w:rFonts w:ascii="Aptos" w:eastAsia="Aptos" w:hAnsi="Aptos" w:cs="Aptos"/>
                <w:sz w:val="14"/>
                <w:szCs w:val="14"/>
                <w:lang w:val="en-GB"/>
              </w:rPr>
              <w:t>A reflection is required for this assessment. In approximately 100 words, students must critically evaluate the accuracy, relevance and quality of any GenAI-assisted outputs, explaining what they accepted, modified or rejected and why. Failure to do so is considered to be academic misconduct.</w:t>
            </w:r>
          </w:p>
          <w:p w14:paraId="1A73445A" w14:textId="77777777" w:rsidR="00F947C0" w:rsidRPr="00A53D21" w:rsidRDefault="00F947C0" w:rsidP="00914E6B">
            <w:pPr>
              <w:spacing w:after="0" w:line="252" w:lineRule="auto"/>
              <w:rPr>
                <w:rFonts w:ascii="Aptos" w:eastAsia="Aptos" w:hAnsi="Aptos" w:cs="Aptos"/>
                <w:sz w:val="14"/>
                <w:szCs w:val="14"/>
                <w:lang w:val="en-GB"/>
              </w:rPr>
            </w:pPr>
          </w:p>
        </w:tc>
        <w:tc>
          <w:tcPr>
            <w:tcW w:w="6105" w:type="dxa"/>
            <w:tcMar>
              <w:top w:w="80" w:type="dxa"/>
              <w:left w:w="95" w:type="dxa"/>
              <w:bottom w:w="80" w:type="dxa"/>
              <w:right w:w="95" w:type="dxa"/>
            </w:tcMar>
          </w:tcPr>
          <w:p w14:paraId="5311F8B3" w14:textId="77777777" w:rsidR="00F947C0" w:rsidRPr="00A53D21" w:rsidRDefault="00F947C0" w:rsidP="00914E6B">
            <w:pPr>
              <w:spacing w:before="100" w:after="0" w:line="252" w:lineRule="auto"/>
              <w:jc w:val="center"/>
              <w:rPr>
                <w:sz w:val="14"/>
                <w:szCs w:val="14"/>
                <w:lang w:val="en-GB"/>
              </w:rPr>
            </w:pPr>
            <w:r w:rsidRPr="00A53D21">
              <w:rPr>
                <w:rFonts w:ascii="Aptos" w:eastAsia="Aptos" w:hAnsi="Aptos" w:cs="Aptos"/>
                <w:i/>
                <w:iCs/>
                <w:sz w:val="14"/>
                <w:szCs w:val="14"/>
                <w:lang w:val="en-GB"/>
              </w:rPr>
              <w:t>[Student response]</w:t>
            </w:r>
          </w:p>
        </w:tc>
      </w:tr>
      <w:tr w:rsidR="00F947C0" w:rsidRPr="00A53D21" w14:paraId="2C540B25" w14:textId="77777777" w:rsidTr="00914E6B">
        <w:trPr>
          <w:cantSplit/>
        </w:trPr>
        <w:tc>
          <w:tcPr>
            <w:tcW w:w="2232" w:type="dxa"/>
            <w:tcMar>
              <w:top w:w="80" w:type="dxa"/>
              <w:left w:w="95" w:type="dxa"/>
              <w:bottom w:w="80" w:type="dxa"/>
              <w:right w:w="95" w:type="dxa"/>
            </w:tcMar>
          </w:tcPr>
          <w:p w14:paraId="64868576" w14:textId="77777777" w:rsidR="00F947C0" w:rsidRPr="00A53D21" w:rsidRDefault="00F947C0" w:rsidP="00914E6B">
            <w:pPr>
              <w:spacing w:after="0" w:line="252" w:lineRule="auto"/>
              <w:rPr>
                <w:sz w:val="14"/>
                <w:szCs w:val="14"/>
                <w:lang w:val="en-GB"/>
              </w:rPr>
            </w:pPr>
            <w:r w:rsidRPr="00A53D21">
              <w:rPr>
                <w:rFonts w:ascii="Aptos" w:eastAsia="Aptos" w:hAnsi="Aptos" w:cs="Aptos"/>
                <w:b/>
                <w:bCs/>
                <w:sz w:val="14"/>
                <w:szCs w:val="14"/>
                <w:lang w:val="en-GB"/>
              </w:rPr>
              <w:t>Diligence</w:t>
            </w:r>
            <w:r w:rsidRPr="00A53D21">
              <w:rPr>
                <w:rFonts w:ascii="Aptos" w:eastAsia="Aptos" w:hAnsi="Aptos" w:cs="Aptos"/>
                <w:i/>
                <w:iCs/>
                <w:sz w:val="14"/>
                <w:szCs w:val="14"/>
                <w:lang w:val="en-GB"/>
              </w:rPr>
              <w:br/>
              <w:t>Responsibility for your AI use</w:t>
            </w:r>
          </w:p>
        </w:tc>
        <w:tc>
          <w:tcPr>
            <w:tcW w:w="3145" w:type="dxa"/>
            <w:tcMar>
              <w:top w:w="80" w:type="dxa"/>
              <w:left w:w="95" w:type="dxa"/>
              <w:bottom w:w="80" w:type="dxa"/>
              <w:right w:w="95" w:type="dxa"/>
            </w:tcMar>
          </w:tcPr>
          <w:p w14:paraId="17BAE818" w14:textId="77777777" w:rsidR="00F947C0" w:rsidRPr="00A53D21" w:rsidRDefault="00F947C0" w:rsidP="00914E6B">
            <w:pPr>
              <w:spacing w:after="0" w:line="252" w:lineRule="auto"/>
              <w:rPr>
                <w:sz w:val="14"/>
                <w:szCs w:val="14"/>
                <w:lang w:val="en-GB"/>
              </w:rPr>
            </w:pPr>
            <w:r w:rsidRPr="00A53D21">
              <w:rPr>
                <w:rFonts w:ascii="Aptos" w:eastAsia="Aptos" w:hAnsi="Aptos" w:cs="Aptos"/>
                <w:sz w:val="14"/>
                <w:szCs w:val="14"/>
                <w:lang w:val="en-GB"/>
              </w:rPr>
              <w:t>Declare all AI tools used and cite them here. Briefly outline (~100 words) how you considered data protection, copyright, and ethical responsibilities when choosing what to input into any AI system. Unauthorised use is subject to CCT disciplinary procedures.</w:t>
            </w:r>
          </w:p>
        </w:tc>
        <w:tc>
          <w:tcPr>
            <w:tcW w:w="3969" w:type="dxa"/>
            <w:tcMar>
              <w:top w:w="80" w:type="dxa"/>
              <w:left w:w="95" w:type="dxa"/>
              <w:bottom w:w="80" w:type="dxa"/>
              <w:right w:w="95" w:type="dxa"/>
            </w:tcMar>
          </w:tcPr>
          <w:p w14:paraId="7866AD98" w14:textId="77777777" w:rsidR="00F947C0" w:rsidRPr="00A53D21" w:rsidRDefault="00F947C0" w:rsidP="00914E6B">
            <w:pPr>
              <w:spacing w:after="0" w:line="252" w:lineRule="auto"/>
              <w:rPr>
                <w:rFonts w:ascii="Aptos" w:eastAsia="Aptos" w:hAnsi="Aptos" w:cs="Aptos"/>
                <w:sz w:val="14"/>
                <w:szCs w:val="14"/>
                <w:lang w:val="en-GB"/>
              </w:rPr>
            </w:pPr>
            <w:r w:rsidRPr="00A53D21">
              <w:rPr>
                <w:rFonts w:ascii="Aptos" w:eastAsia="Aptos" w:hAnsi="Aptos" w:cs="Aptos"/>
                <w:sz w:val="14"/>
                <w:szCs w:val="14"/>
                <w:lang w:val="en-GB"/>
              </w:rPr>
              <w:t>Students must declare all GenAI tools used and cite them appropriately. In approximately 100 words, students must explain how they considered data protection, copyright and ethical responsibilities when using GenAI. Unauthorised GenAI use is subject to CCT disciplinary procedures. Failure to do so is considered to be academic misconduct.</w:t>
            </w:r>
          </w:p>
        </w:tc>
        <w:tc>
          <w:tcPr>
            <w:tcW w:w="6105" w:type="dxa"/>
            <w:tcMar>
              <w:top w:w="80" w:type="dxa"/>
              <w:left w:w="95" w:type="dxa"/>
              <w:bottom w:w="80" w:type="dxa"/>
              <w:right w:w="95" w:type="dxa"/>
            </w:tcMar>
          </w:tcPr>
          <w:p w14:paraId="161E87FF" w14:textId="77777777" w:rsidR="00F947C0" w:rsidRPr="00A53D21" w:rsidRDefault="00F947C0" w:rsidP="00914E6B">
            <w:pPr>
              <w:spacing w:before="100" w:after="0" w:line="252" w:lineRule="auto"/>
              <w:jc w:val="center"/>
              <w:rPr>
                <w:sz w:val="14"/>
                <w:szCs w:val="14"/>
                <w:lang w:val="en-GB"/>
              </w:rPr>
            </w:pPr>
            <w:r w:rsidRPr="00A53D21">
              <w:rPr>
                <w:rFonts w:ascii="Aptos" w:eastAsia="Aptos" w:hAnsi="Aptos" w:cs="Aptos"/>
                <w:i/>
                <w:iCs/>
                <w:sz w:val="14"/>
                <w:szCs w:val="14"/>
                <w:lang w:val="en-GB"/>
              </w:rPr>
              <w:t>[Student response]</w:t>
            </w:r>
          </w:p>
        </w:tc>
      </w:tr>
    </w:tbl>
    <w:p w14:paraId="3343A0E6" w14:textId="77777777" w:rsidR="00F947C0" w:rsidRPr="00F947C0" w:rsidRDefault="00F947C0" w:rsidP="00F947C0"/>
    <w:p w14:paraId="120E20ED" w14:textId="77777777" w:rsidR="0084137E" w:rsidRDefault="00933657">
      <w:pPr>
        <w:spacing w:line="240" w:lineRule="auto"/>
        <w:rPr>
          <w:i/>
          <w:iCs/>
          <w:color w:val="545454"/>
          <w:sz w:val="20"/>
          <w:szCs w:val="20"/>
        </w:rPr>
      </w:pPr>
      <w:r>
        <w:rPr>
          <w:i/>
          <w:iCs/>
          <w:color w:val="545454"/>
          <w:sz w:val="20"/>
          <w:szCs w:val="20"/>
        </w:rPr>
        <w:t xml:space="preserve">For use in assessment briefs and student submissions. Lecturers complete the Lecturer Expectations column per </w:t>
      </w:r>
      <w:r>
        <w:rPr>
          <w:i/>
          <w:iCs/>
          <w:color w:val="545454"/>
          <w:sz w:val="20"/>
          <w:szCs w:val="20"/>
        </w:rPr>
        <w:t>assessment; students complete the Student Response column.</w:t>
      </w:r>
    </w:p>
    <w:p w14:paraId="7B4F5A84" w14:textId="77777777" w:rsidR="0084137E" w:rsidRDefault="00933657">
      <w:pPr>
        <w:spacing w:before="120" w:after="0" w:line="240" w:lineRule="auto"/>
        <w:rPr>
          <w:rFonts w:ascii="Arial" w:eastAsia="Arial" w:hAnsi="Arial" w:cs="Arial"/>
          <w:sz w:val="26"/>
          <w:szCs w:val="26"/>
        </w:rPr>
        <w:sectPr w:rsidR="0084137E">
          <w:pgSz w:w="16838" w:h="11906" w:orient="landscape"/>
          <w:pgMar w:top="1134" w:right="1134" w:bottom="1134" w:left="1134" w:header="709" w:footer="709" w:gutter="0"/>
          <w:cols w:space="720"/>
        </w:sectPr>
      </w:pPr>
      <w:r>
        <w:rPr>
          <w:sz w:val="20"/>
          <w:szCs w:val="20"/>
        </w:rPr>
        <w:t xml:space="preserve">Adapted from the </w:t>
      </w:r>
      <w:hyperlink r:id="rId10">
        <w:r>
          <w:rPr>
            <w:i/>
            <w:iCs/>
            <w:color w:val="1155CC"/>
            <w:sz w:val="20"/>
            <w:szCs w:val="20"/>
            <w:u w:val="single"/>
          </w:rPr>
          <w:t>AI Fluency Framework</w:t>
        </w:r>
      </w:hyperlink>
      <w:r>
        <w:rPr>
          <w:sz w:val="20"/>
          <w:szCs w:val="20"/>
        </w:rPr>
        <w:t xml:space="preserve"> (Dakan, Feller, Anthropic, 2025).</w:t>
      </w:r>
    </w:p>
    <w:p w14:paraId="2E508386" w14:textId="77777777" w:rsidR="0084137E" w:rsidRDefault="0084137E">
      <w:pPr>
        <w:spacing w:after="0" w:line="240" w:lineRule="auto"/>
        <w:rPr>
          <w:rFonts w:ascii="Arial" w:eastAsia="Arial" w:hAnsi="Arial" w:cs="Arial"/>
          <w:sz w:val="26"/>
          <w:szCs w:val="26"/>
        </w:rPr>
      </w:pPr>
    </w:p>
    <w:p w14:paraId="61D27209" w14:textId="77777777" w:rsidR="0084137E" w:rsidRDefault="0084137E">
      <w:pPr>
        <w:spacing w:after="0" w:line="240" w:lineRule="auto"/>
        <w:rPr>
          <w:rFonts w:ascii="Arial" w:eastAsia="Arial" w:hAnsi="Arial" w:cs="Arial"/>
          <w:b/>
          <w:bCs/>
          <w:sz w:val="26"/>
          <w:szCs w:val="26"/>
        </w:rPr>
      </w:pPr>
    </w:p>
    <w:p w14:paraId="616DB29C" w14:textId="77777777" w:rsidR="0084137E" w:rsidRDefault="00933657" w:rsidP="00F947C0">
      <w:pPr>
        <w:spacing w:after="0" w:line="276" w:lineRule="auto"/>
        <w:jc w:val="center"/>
        <w:rPr>
          <w:rFonts w:ascii="Arial" w:eastAsia="Arial" w:hAnsi="Arial" w:cs="Arial"/>
          <w:b/>
          <w:bCs/>
          <w:strike/>
          <w:color w:val="0000FF"/>
        </w:rPr>
      </w:pPr>
      <w:r>
        <w:rPr>
          <w:rFonts w:ascii="Arial" w:eastAsia="Arial" w:hAnsi="Arial" w:cs="Arial"/>
          <w:b/>
          <w:bCs/>
          <w:strike/>
          <w:noProof/>
          <w:color w:val="0000FF"/>
        </w:rPr>
        <w:drawing>
          <wp:inline distT="114300" distB="114300" distL="114300" distR="114300" wp14:anchorId="4701A53F" wp14:editId="252D39B4">
            <wp:extent cx="4999673" cy="461508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999673" cy="4615082"/>
                    </a:xfrm>
                    <a:prstGeom prst="rect">
                      <a:avLst/>
                    </a:prstGeom>
                    <a:ln/>
                  </pic:spPr>
                </pic:pic>
              </a:graphicData>
            </a:graphic>
          </wp:inline>
        </w:drawing>
      </w:r>
    </w:p>
    <w:p w14:paraId="62D68F8A" w14:textId="77777777" w:rsidR="00F947C0" w:rsidRDefault="00F947C0" w:rsidP="00F947C0">
      <w:pPr>
        <w:spacing w:after="0" w:line="276" w:lineRule="auto"/>
        <w:jc w:val="center"/>
        <w:rPr>
          <w:rFonts w:ascii="Arial" w:eastAsia="Arial" w:hAnsi="Arial" w:cs="Arial"/>
          <w:b/>
          <w:bCs/>
          <w:strike/>
          <w:color w:val="0000FF"/>
        </w:rPr>
      </w:pPr>
    </w:p>
    <w:p w14:paraId="28729A95" w14:textId="77777777" w:rsidR="00F947C0" w:rsidRDefault="00F947C0" w:rsidP="00F947C0">
      <w:pPr>
        <w:spacing w:after="0" w:line="276" w:lineRule="auto"/>
        <w:jc w:val="center"/>
        <w:rPr>
          <w:rFonts w:ascii="Arial" w:eastAsia="Arial" w:hAnsi="Arial" w:cs="Arial"/>
          <w:b/>
          <w:bCs/>
          <w:strike/>
          <w:color w:val="0000FF"/>
        </w:rPr>
      </w:pPr>
    </w:p>
    <w:p w14:paraId="7B5E261B" w14:textId="0BF5AA3D" w:rsidR="00F947C0" w:rsidRDefault="00F947C0" w:rsidP="00F947C0">
      <w:pPr>
        <w:spacing w:after="4" w:line="269" w:lineRule="auto"/>
        <w:ind w:left="10" w:hanging="10"/>
      </w:pPr>
      <w:r w:rsidRPr="00BB7999">
        <w:rPr>
          <w:rFonts w:asciiTheme="minorHAnsi" w:eastAsia="Times New Roman" w:hAnsiTheme="minorHAnsi" w:cstheme="minorHAnsi"/>
          <w:b/>
          <w:bCs/>
          <w:color w:val="333333"/>
        </w:rPr>
        <w:t>Note ALL Students are required to use Git</w:t>
      </w:r>
      <w:r w:rsidR="005633BC">
        <w:rPr>
          <w:rFonts w:asciiTheme="minorHAnsi" w:eastAsia="Times New Roman" w:hAnsiTheme="minorHAnsi" w:cstheme="minorHAnsi"/>
          <w:b/>
          <w:bCs/>
          <w:color w:val="333333"/>
        </w:rPr>
        <w:t xml:space="preserve">Hub </w:t>
      </w:r>
      <w:r w:rsidRPr="00BB7999">
        <w:rPr>
          <w:rFonts w:asciiTheme="minorHAnsi" w:eastAsia="Times New Roman" w:hAnsiTheme="minorHAnsi" w:cstheme="minorHAnsi"/>
          <w:b/>
          <w:bCs/>
          <w:color w:val="333333"/>
        </w:rPr>
        <w:t>for any Assignments that they are working on.</w:t>
      </w:r>
      <w:r>
        <w:rPr>
          <w:rFonts w:asciiTheme="minorHAnsi" w:eastAsia="Times New Roman" w:hAnsiTheme="minorHAnsi" w:cstheme="minorHAnsi"/>
          <w:b/>
          <w:bCs/>
          <w:color w:val="333333"/>
        </w:rPr>
        <w:t xml:space="preserve"> You must Create your own </w:t>
      </w:r>
      <w:proofErr w:type="spellStart"/>
      <w:r>
        <w:rPr>
          <w:rFonts w:asciiTheme="minorHAnsi" w:eastAsia="Times New Roman" w:hAnsiTheme="minorHAnsi" w:cstheme="minorHAnsi"/>
          <w:b/>
          <w:bCs/>
          <w:color w:val="333333"/>
        </w:rPr>
        <w:t>Github</w:t>
      </w:r>
      <w:proofErr w:type="spellEnd"/>
      <w:r>
        <w:rPr>
          <w:rFonts w:asciiTheme="minorHAnsi" w:eastAsia="Times New Roman" w:hAnsiTheme="minorHAnsi" w:cstheme="minorHAnsi"/>
          <w:b/>
          <w:bCs/>
          <w:color w:val="333333"/>
        </w:rPr>
        <w:t xml:space="preserve"> Repository USING ONLY your CCT email (any other repo will not be accepted inc personal accounts and provide access to all the relevant lecturers)</w:t>
      </w:r>
    </w:p>
    <w:p w14:paraId="65E8CEFF" w14:textId="77777777" w:rsidR="00F947C0" w:rsidRDefault="00F947C0" w:rsidP="00F947C0">
      <w:pPr>
        <w:spacing w:after="4" w:line="269" w:lineRule="auto"/>
        <w:ind w:left="10" w:hanging="10"/>
      </w:pPr>
    </w:p>
    <w:p w14:paraId="2F59E9C6" w14:textId="77777777" w:rsidR="00F947C0" w:rsidRPr="00A44CBC" w:rsidRDefault="00F947C0" w:rsidP="00F947C0">
      <w:pPr>
        <w:spacing w:after="4" w:line="269" w:lineRule="auto"/>
        <w:ind w:left="10" w:hanging="10"/>
      </w:pPr>
      <w:r w:rsidRPr="00A44CBC">
        <w:rPr>
          <w:b/>
          <w:bCs/>
        </w:rPr>
        <w:t>All Project files MUST be uploaded into MOODLE, this is your responsibility, if any files are not uploaded to MOODLE, even if they are available on GITHUB, they will NOT BE GRADED.</w:t>
      </w:r>
      <w:r>
        <w:rPr>
          <w:b/>
          <w:bCs/>
        </w:rPr>
        <w:t xml:space="preserve"> </w:t>
      </w:r>
      <w:r w:rsidRPr="00A44CBC">
        <w:rPr>
          <w:b/>
          <w:bCs/>
        </w:rPr>
        <w:t>You may be called to a Viva to defend your work</w:t>
      </w:r>
    </w:p>
    <w:p w14:paraId="276A224E" w14:textId="77777777" w:rsidR="00F947C0" w:rsidRPr="006230EC" w:rsidRDefault="00F947C0" w:rsidP="00F947C0">
      <w:pPr>
        <w:spacing w:after="4" w:line="269" w:lineRule="auto"/>
        <w:ind w:left="10" w:hanging="10"/>
      </w:pPr>
      <w:r w:rsidRPr="00A44CBC">
        <w:rPr>
          <w:b/>
          <w:bCs/>
        </w:rPr>
        <w:t> </w:t>
      </w:r>
    </w:p>
    <w:p w14:paraId="2DB2C7DA" w14:textId="77777777" w:rsidR="00F947C0" w:rsidRPr="00591DFB" w:rsidRDefault="00F947C0" w:rsidP="00F947C0">
      <w:pPr>
        <w:spacing w:after="4" w:line="269" w:lineRule="auto"/>
        <w:ind w:left="10" w:hanging="10"/>
        <w:rPr>
          <w:rFonts w:asciiTheme="minorHAnsi" w:eastAsia="Times New Roman" w:hAnsiTheme="minorHAnsi" w:cstheme="minorHAnsi"/>
          <w:color w:val="333333"/>
        </w:rPr>
      </w:pPr>
      <w:r w:rsidRPr="00591DFB">
        <w:rPr>
          <w:rFonts w:asciiTheme="minorHAnsi" w:eastAsia="Times New Roman" w:hAnsiTheme="minorHAnsi" w:cstheme="minorHAnsi"/>
          <w:color w:val="333333"/>
        </w:rPr>
        <w:t xml:space="preserve">This means that ALL changes must be committed to </w:t>
      </w:r>
      <w:r>
        <w:rPr>
          <w:rFonts w:asciiTheme="minorHAnsi" w:eastAsia="Times New Roman" w:hAnsiTheme="minorHAnsi" w:cstheme="minorHAnsi"/>
          <w:color w:val="333333"/>
        </w:rPr>
        <w:t xml:space="preserve">the assignments </w:t>
      </w:r>
      <w:r w:rsidRPr="00591DFB">
        <w:rPr>
          <w:rFonts w:asciiTheme="minorHAnsi" w:eastAsia="Times New Roman" w:hAnsiTheme="minorHAnsi" w:cstheme="minorHAnsi"/>
          <w:color w:val="333333"/>
        </w:rPr>
        <w:t>Git</w:t>
      </w:r>
      <w:r>
        <w:rPr>
          <w:rFonts w:asciiTheme="minorHAnsi" w:eastAsia="Times New Roman" w:hAnsiTheme="minorHAnsi" w:cstheme="minorHAnsi"/>
          <w:color w:val="333333"/>
        </w:rPr>
        <w:t xml:space="preserve"> classroom</w:t>
      </w:r>
      <w:r w:rsidRPr="00591DFB">
        <w:rPr>
          <w:rFonts w:asciiTheme="minorHAnsi" w:eastAsia="Times New Roman" w:hAnsiTheme="minorHAnsi" w:cstheme="minorHAnsi"/>
          <w:color w:val="333333"/>
        </w:rPr>
        <w:t xml:space="preserve"> during your assignment. (Not just a single commit at the end!) This is to allow you to display your incremental progress throughout the assessments, give you practice for your capstone/thesis, allows you to create an online portfolio that can be used to showcase your work and to ensure that there are no problems with final uploads (as all your work will be available on GitHub). It is expected that there will be a minimum of 10 commits (with many of you making very many more).</w:t>
      </w:r>
    </w:p>
    <w:p w14:paraId="3EA9D4E8" w14:textId="77777777" w:rsidR="00F947C0" w:rsidRDefault="00F947C0" w:rsidP="00F947C0">
      <w:pPr>
        <w:spacing w:after="4" w:line="269" w:lineRule="auto"/>
        <w:ind w:left="10" w:hanging="10"/>
        <w:rPr>
          <w:rFonts w:asciiTheme="minorHAnsi" w:eastAsia="Times New Roman" w:hAnsiTheme="minorHAnsi" w:cstheme="minorHAnsi"/>
          <w:color w:val="333333"/>
        </w:rPr>
      </w:pPr>
      <w:r w:rsidRPr="00591DFB">
        <w:rPr>
          <w:rFonts w:asciiTheme="minorHAnsi" w:eastAsia="Times New Roman" w:hAnsiTheme="minorHAnsi" w:cstheme="minorHAnsi"/>
          <w:color w:val="333333"/>
        </w:rPr>
        <w:t xml:space="preserve">You may Only use your CCT email for your git account, private/work email-based accounts will not be accepted. </w:t>
      </w:r>
    </w:p>
    <w:p w14:paraId="1459928A" w14:textId="77777777" w:rsidR="00F947C0" w:rsidRDefault="00F947C0" w:rsidP="00F947C0">
      <w:pPr>
        <w:spacing w:after="4" w:line="269" w:lineRule="auto"/>
        <w:ind w:left="10" w:hanging="10"/>
        <w:rPr>
          <w:rFonts w:asciiTheme="minorHAnsi" w:eastAsia="Times New Roman" w:hAnsiTheme="minorHAnsi" w:cstheme="minorHAnsi"/>
          <w:color w:val="333333"/>
        </w:rPr>
      </w:pPr>
    </w:p>
    <w:p w14:paraId="4B576BD5" w14:textId="77777777" w:rsidR="00F947C0" w:rsidRDefault="00F947C0" w:rsidP="00F947C0">
      <w:pPr>
        <w:spacing w:after="4" w:line="269" w:lineRule="auto"/>
        <w:ind w:left="10" w:hanging="10"/>
        <w:rPr>
          <w:rFonts w:asciiTheme="minorHAnsi" w:eastAsia="Times New Roman" w:hAnsiTheme="minorHAnsi" w:cstheme="minorHAnsi"/>
          <w:b/>
          <w:bCs/>
          <w:color w:val="333333"/>
          <w:u w:val="single"/>
        </w:rPr>
      </w:pPr>
      <w:r w:rsidRPr="00BB7999">
        <w:rPr>
          <w:rFonts w:asciiTheme="minorHAnsi" w:eastAsia="Times New Roman" w:hAnsiTheme="minorHAnsi" w:cstheme="minorHAnsi"/>
          <w:b/>
          <w:bCs/>
          <w:color w:val="333333"/>
          <w:u w:val="single"/>
        </w:rPr>
        <w:t xml:space="preserve">Students are advised to review and adhere to the submission requirements documented after the assessment task. </w:t>
      </w:r>
    </w:p>
    <w:p w14:paraId="73D0B0F4" w14:textId="77777777" w:rsidR="00F947C0" w:rsidRDefault="00F947C0" w:rsidP="00F947C0">
      <w:pPr>
        <w:spacing w:after="4" w:line="269" w:lineRule="auto"/>
        <w:ind w:left="10" w:hanging="10"/>
        <w:rPr>
          <w:rFonts w:asciiTheme="minorHAnsi" w:eastAsia="Times New Roman" w:hAnsiTheme="minorHAnsi" w:cstheme="minorHAnsi"/>
          <w:b/>
          <w:bCs/>
          <w:color w:val="333333"/>
          <w:u w:val="single"/>
        </w:rPr>
      </w:pPr>
    </w:p>
    <w:p w14:paraId="624EE4BB" w14:textId="429F3C62" w:rsidR="00F947C0" w:rsidRPr="00591DFB" w:rsidRDefault="00F947C0" w:rsidP="00F947C0">
      <w:pPr>
        <w:spacing w:after="14"/>
        <w:rPr>
          <w:rFonts w:asciiTheme="minorHAnsi" w:hAnsiTheme="minorHAnsi" w:cstheme="minorHAnsi"/>
        </w:rPr>
      </w:pPr>
    </w:p>
    <w:p w14:paraId="07A9CD54" w14:textId="77777777" w:rsidR="00F947C0" w:rsidRPr="00591DFB" w:rsidRDefault="00F947C0" w:rsidP="00F947C0">
      <w:pPr>
        <w:spacing w:after="12"/>
        <w:rPr>
          <w:rFonts w:asciiTheme="minorHAnsi" w:hAnsiTheme="minorHAnsi" w:cstheme="minorHAnsi"/>
        </w:rPr>
      </w:pPr>
      <w:r w:rsidRPr="00591DFB">
        <w:rPr>
          <w:rFonts w:asciiTheme="minorHAnsi" w:eastAsia="Times New Roman" w:hAnsiTheme="minorHAnsi" w:cstheme="minorHAnsi"/>
        </w:rPr>
        <w:t xml:space="preserve">Additional Information </w:t>
      </w:r>
    </w:p>
    <w:p w14:paraId="1836B881" w14:textId="77777777" w:rsidR="00F947C0" w:rsidRPr="00591DFB" w:rsidRDefault="00F947C0" w:rsidP="00F947C0">
      <w:pPr>
        <w:numPr>
          <w:ilvl w:val="0"/>
          <w:numId w:val="4"/>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Lecturers are not required to review draft assessment submissions.  </w:t>
      </w:r>
    </w:p>
    <w:p w14:paraId="0650EE0E" w14:textId="77777777" w:rsidR="00F947C0" w:rsidRPr="00591DFB" w:rsidRDefault="00F947C0" w:rsidP="00F947C0">
      <w:pPr>
        <w:numPr>
          <w:ilvl w:val="0"/>
          <w:numId w:val="4"/>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In accordance with CCT policy, feedback to learners may be provided in written, audio or video format and can be provided as individual learner feedback, small group feedback or whole class feedback.  </w:t>
      </w:r>
    </w:p>
    <w:p w14:paraId="69C9439C" w14:textId="77777777" w:rsidR="00F947C0" w:rsidRPr="00591DFB" w:rsidRDefault="00F947C0" w:rsidP="00F947C0">
      <w:pPr>
        <w:numPr>
          <w:ilvl w:val="0"/>
          <w:numId w:val="4"/>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Results and feedback will only be issued when assessments have been marked and moderated / reviewed by a second examiner.  </w:t>
      </w:r>
    </w:p>
    <w:p w14:paraId="69339E2C" w14:textId="77777777" w:rsidR="00F947C0" w:rsidRPr="00591DFB" w:rsidRDefault="00F947C0" w:rsidP="00F947C0">
      <w:pPr>
        <w:numPr>
          <w:ilvl w:val="0"/>
          <w:numId w:val="4"/>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Additional feedback may be requested by contacting your lecturer AFTER the publication of results, 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7C47EA67" w14:textId="77777777" w:rsidR="00F947C0" w:rsidRPr="00591DFB" w:rsidRDefault="00F947C0" w:rsidP="00F947C0">
      <w:pPr>
        <w:numPr>
          <w:ilvl w:val="0"/>
          <w:numId w:val="4"/>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Following receipt of feedback, where a student believes there has been an error in the marks or feedback received, they should avail of the recheck and review process and should not attempt to get a revised mark / feedback by directly approaching the lecturer. Lecturers are not authorised to amend published marks outside of the recheck and review process or the Board of Examiners process.  </w:t>
      </w:r>
    </w:p>
    <w:p w14:paraId="6DF86B40" w14:textId="77777777" w:rsidR="00F947C0" w:rsidRPr="00591DFB" w:rsidRDefault="00F947C0" w:rsidP="00F947C0">
      <w:pPr>
        <w:numPr>
          <w:ilvl w:val="0"/>
          <w:numId w:val="4"/>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Students are advised that disagreement with an academic judgement is not grounds for review. </w:t>
      </w:r>
    </w:p>
    <w:p w14:paraId="6E375D93" w14:textId="77777777" w:rsidR="00F947C0" w:rsidRPr="00591DFB" w:rsidRDefault="00F947C0" w:rsidP="00F947C0">
      <w:pPr>
        <w:numPr>
          <w:ilvl w:val="0"/>
          <w:numId w:val="4"/>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For additional support with academic writing and referencing students are advised to contact the CCT Library Service or access the </w:t>
      </w:r>
      <w:r>
        <w:rPr>
          <w:rFonts w:asciiTheme="minorHAnsi" w:eastAsia="Times New Roman" w:hAnsiTheme="minorHAnsi" w:cstheme="minorHAnsi"/>
          <w:color w:val="0563C1"/>
          <w:u w:val="single" w:color="0563C1"/>
        </w:rPr>
        <w:t>Essentials Modules in Moodle</w:t>
      </w:r>
      <w:r w:rsidRPr="00591DFB">
        <w:rPr>
          <w:rFonts w:asciiTheme="minorHAnsi" w:eastAsia="Times New Roman" w:hAnsiTheme="minorHAnsi" w:cstheme="minorHAnsi"/>
        </w:rPr>
        <w:t xml:space="preserve">. </w:t>
      </w:r>
    </w:p>
    <w:p w14:paraId="5D0DBCD2" w14:textId="77777777" w:rsidR="00F947C0" w:rsidRPr="00591DFB" w:rsidRDefault="00F947C0" w:rsidP="00F947C0">
      <w:pPr>
        <w:numPr>
          <w:ilvl w:val="0"/>
          <w:numId w:val="4"/>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For additional support with subject matter content students are advised to contact the </w:t>
      </w:r>
      <w:r w:rsidRPr="00591DFB">
        <w:rPr>
          <w:rFonts w:asciiTheme="minorHAnsi" w:eastAsia="Times New Roman" w:hAnsiTheme="minorHAnsi" w:cstheme="minorHAnsi"/>
          <w:color w:val="0563C1"/>
          <w:u w:val="single" w:color="0563C1"/>
        </w:rPr>
        <w:t>CCT Student</w:t>
      </w:r>
      <w:r w:rsidRPr="00591DFB">
        <w:rPr>
          <w:rFonts w:asciiTheme="minorHAnsi" w:eastAsia="Times New Roman" w:hAnsiTheme="minorHAnsi" w:cstheme="minorHAnsi"/>
          <w:color w:val="0563C1"/>
        </w:rPr>
        <w:t xml:space="preserve"> </w:t>
      </w:r>
      <w:r w:rsidRPr="00591DFB">
        <w:rPr>
          <w:rFonts w:asciiTheme="minorHAnsi" w:eastAsia="Times New Roman" w:hAnsiTheme="minorHAnsi" w:cstheme="minorHAnsi"/>
          <w:color w:val="0563C1"/>
          <w:u w:val="single" w:color="0563C1"/>
        </w:rPr>
        <w:t>Mentoring Academy</w:t>
      </w:r>
      <w:r w:rsidRPr="00591DFB">
        <w:rPr>
          <w:rFonts w:asciiTheme="minorHAnsi" w:eastAsia="Times New Roman" w:hAnsiTheme="minorHAnsi" w:cstheme="minorHAnsi"/>
        </w:rPr>
        <w:t xml:space="preserve"> </w:t>
      </w:r>
    </w:p>
    <w:p w14:paraId="7311BE32" w14:textId="77777777" w:rsidR="00F947C0" w:rsidRPr="00591DFB" w:rsidRDefault="00F947C0" w:rsidP="00F947C0">
      <w:pPr>
        <w:numPr>
          <w:ilvl w:val="0"/>
          <w:numId w:val="4"/>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For additional support with IT subject content, students are advised to access the </w:t>
      </w:r>
      <w:r w:rsidRPr="00591DFB">
        <w:rPr>
          <w:rFonts w:asciiTheme="minorHAnsi" w:eastAsia="Times New Roman" w:hAnsiTheme="minorHAnsi" w:cstheme="minorHAnsi"/>
          <w:color w:val="0563C1"/>
          <w:u w:val="single" w:color="0563C1"/>
        </w:rPr>
        <w:t>CCT Support Hub</w:t>
      </w:r>
      <w:r w:rsidRPr="00591DFB">
        <w:rPr>
          <w:rFonts w:asciiTheme="minorHAnsi" w:eastAsia="Times New Roman" w:hAnsiTheme="minorHAnsi" w:cstheme="minorHAnsi"/>
        </w:rPr>
        <w:t xml:space="preserve">.  </w:t>
      </w:r>
    </w:p>
    <w:p w14:paraId="0ABA7250" w14:textId="77777777" w:rsidR="00F947C0" w:rsidRPr="00591DFB" w:rsidRDefault="00F947C0" w:rsidP="00F947C0">
      <w:pPr>
        <w:spacing w:after="7" w:line="266" w:lineRule="auto"/>
        <w:rPr>
          <w:rFonts w:asciiTheme="minorHAnsi" w:eastAsia="Times New Roman" w:hAnsiTheme="minorHAnsi" w:cstheme="minorHAnsi"/>
        </w:rPr>
      </w:pPr>
    </w:p>
    <w:p w14:paraId="2DC01B24" w14:textId="77777777" w:rsidR="00F947C0" w:rsidRPr="00591DFB" w:rsidRDefault="00F947C0" w:rsidP="00F947C0">
      <w:pPr>
        <w:spacing w:after="7" w:line="266" w:lineRule="auto"/>
        <w:rPr>
          <w:rFonts w:asciiTheme="minorHAnsi" w:eastAsia="Times New Roman" w:hAnsiTheme="minorHAnsi" w:cstheme="minorHAnsi"/>
        </w:rPr>
      </w:pPr>
    </w:p>
    <w:p w14:paraId="29DC965D" w14:textId="77777777" w:rsidR="0084137E" w:rsidRDefault="0084137E">
      <w:pPr>
        <w:shd w:val="clear" w:color="auto" w:fill="FFFFFF"/>
        <w:spacing w:after="240"/>
        <w:rPr>
          <w:rFonts w:ascii="Arial" w:eastAsia="Arial" w:hAnsi="Arial" w:cs="Arial"/>
          <w:strike/>
        </w:rPr>
      </w:pPr>
    </w:p>
    <w:p w14:paraId="0C10CB91" w14:textId="77777777" w:rsidR="00F947C0" w:rsidRDefault="00F947C0">
      <w:pPr>
        <w:shd w:val="clear" w:color="auto" w:fill="FFFFFF"/>
        <w:spacing w:after="240"/>
        <w:rPr>
          <w:rFonts w:ascii="Arial" w:eastAsia="Arial" w:hAnsi="Arial" w:cs="Arial"/>
          <w:strike/>
        </w:rPr>
      </w:pPr>
    </w:p>
    <w:p w14:paraId="486A07BA" w14:textId="77777777" w:rsidR="00F947C0" w:rsidRDefault="00F947C0">
      <w:pPr>
        <w:shd w:val="clear" w:color="auto" w:fill="FFFFFF"/>
        <w:spacing w:after="240"/>
        <w:rPr>
          <w:rFonts w:ascii="Arial" w:eastAsia="Arial" w:hAnsi="Arial" w:cs="Arial"/>
          <w:strike/>
        </w:rPr>
        <w:sectPr w:rsidR="00F947C0">
          <w:pgSz w:w="11906" w:h="16838"/>
          <w:pgMar w:top="1134" w:right="1134" w:bottom="1134" w:left="1134" w:header="709" w:footer="709" w:gutter="0"/>
          <w:cols w:space="720"/>
        </w:sectPr>
      </w:pPr>
    </w:p>
    <w:p w14:paraId="26B74A7B" w14:textId="77777777" w:rsidR="0084137E" w:rsidRDefault="00933657">
      <w:pPr>
        <w:pStyle w:val="Heading2"/>
      </w:pPr>
      <w:r>
        <w:lastRenderedPageBreak/>
        <w:t>Grading Criteria</w:t>
      </w:r>
    </w:p>
    <w:p w14:paraId="60B11757" w14:textId="77777777" w:rsidR="0084137E" w:rsidRDefault="00933657">
      <w:pPr>
        <w:spacing w:after="0"/>
      </w:pPr>
      <w:r>
        <w:t>This grading rubric sets out the marking criteria for your assessment.</w:t>
      </w:r>
    </w:p>
    <w:tbl>
      <w:tblPr>
        <w:tblpPr w:leftFromText="180" w:rightFromText="180" w:vertAnchor="text" w:horzAnchor="margin" w:tblpY="753"/>
        <w:tblW w:w="14046" w:type="dxa"/>
        <w:tblLayout w:type="fixed"/>
        <w:tblLook w:val="0400" w:firstRow="0" w:lastRow="0" w:firstColumn="0" w:lastColumn="0" w:noHBand="0" w:noVBand="1"/>
      </w:tblPr>
      <w:tblGrid>
        <w:gridCol w:w="2212"/>
        <w:gridCol w:w="2398"/>
        <w:gridCol w:w="2398"/>
        <w:gridCol w:w="2398"/>
        <w:gridCol w:w="2320"/>
        <w:gridCol w:w="2320"/>
      </w:tblGrid>
      <w:tr w:rsidR="00F947C0" w:rsidRPr="00F947C0" w14:paraId="68710216" w14:textId="77777777" w:rsidTr="00F947C0">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41EB4127" w14:textId="77777777" w:rsidR="00F947C0" w:rsidRPr="00F947C0" w:rsidRDefault="00F947C0" w:rsidP="00F947C0">
            <w:pPr>
              <w:spacing w:after="0" w:line="240" w:lineRule="auto"/>
              <w:rPr>
                <w:rFonts w:ascii="Arial" w:eastAsia="Arial" w:hAnsi="Arial" w:cs="Arial"/>
                <w:b/>
                <w:sz w:val="16"/>
                <w:szCs w:val="16"/>
              </w:rPr>
            </w:pPr>
            <w:r w:rsidRPr="00F947C0">
              <w:rPr>
                <w:rFonts w:ascii="Arial" w:eastAsia="Arial" w:hAnsi="Arial" w:cs="Arial"/>
                <w:b/>
                <w:sz w:val="16"/>
                <w:szCs w:val="16"/>
              </w:rPr>
              <w:t>Criteria</w:t>
            </w:r>
          </w:p>
        </w:tc>
        <w:tc>
          <w:tcPr>
            <w:tcW w:w="23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792F4E2E" w14:textId="77777777" w:rsidR="00F947C0" w:rsidRPr="00F947C0" w:rsidRDefault="00F947C0" w:rsidP="00F947C0">
            <w:pPr>
              <w:spacing w:after="0" w:line="240" w:lineRule="auto"/>
              <w:rPr>
                <w:rFonts w:ascii="Arial" w:eastAsia="Arial" w:hAnsi="Arial" w:cs="Arial"/>
                <w:b/>
                <w:i/>
                <w:sz w:val="16"/>
                <w:szCs w:val="16"/>
              </w:rPr>
            </w:pPr>
            <w:r w:rsidRPr="00F947C0">
              <w:rPr>
                <w:sz w:val="16"/>
                <w:szCs w:val="16"/>
              </w:rPr>
              <w:t>Screencast and Practical Code Example Big Data AND Neural Networks</w:t>
            </w:r>
          </w:p>
        </w:tc>
        <w:tc>
          <w:tcPr>
            <w:tcW w:w="23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26D732D3" w14:textId="77777777" w:rsidR="00F947C0" w:rsidRPr="00F947C0" w:rsidRDefault="00F947C0" w:rsidP="00F947C0">
            <w:pPr>
              <w:spacing w:after="0" w:line="240" w:lineRule="auto"/>
              <w:rPr>
                <w:rFonts w:ascii="Arial" w:eastAsia="Arial" w:hAnsi="Arial" w:cs="Arial"/>
                <w:b/>
                <w:i/>
                <w:sz w:val="16"/>
                <w:szCs w:val="16"/>
              </w:rPr>
            </w:pPr>
            <w:r w:rsidRPr="00F947C0">
              <w:rPr>
                <w:sz w:val="16"/>
                <w:szCs w:val="16"/>
              </w:rPr>
              <w:t xml:space="preserve">Overview &amp; State of the Art </w:t>
            </w:r>
            <w:r w:rsidRPr="00F947C0">
              <w:rPr>
                <w:color w:val="000000"/>
              </w:rPr>
              <w:t xml:space="preserve"> </w:t>
            </w:r>
            <w:r w:rsidRPr="00F947C0">
              <w:rPr>
                <w:sz w:val="16"/>
                <w:szCs w:val="16"/>
              </w:rPr>
              <w:t>Big Data AND Neural Networks</w:t>
            </w:r>
          </w:p>
        </w:tc>
        <w:tc>
          <w:tcPr>
            <w:tcW w:w="23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28C582B9" w14:textId="77777777" w:rsidR="00F947C0" w:rsidRPr="00F947C0" w:rsidRDefault="00F947C0" w:rsidP="00F947C0">
            <w:pPr>
              <w:spacing w:after="0" w:line="240" w:lineRule="auto"/>
              <w:rPr>
                <w:rFonts w:ascii="Arial" w:eastAsia="Arial" w:hAnsi="Arial" w:cs="Arial"/>
                <w:b/>
                <w:sz w:val="16"/>
                <w:szCs w:val="16"/>
              </w:rPr>
            </w:pPr>
            <w:r w:rsidRPr="00F947C0">
              <w:rPr>
                <w:sz w:val="16"/>
                <w:szCs w:val="16"/>
              </w:rPr>
              <w:t>Literature Review  Big Data AND Neural Networks</w:t>
            </w:r>
          </w:p>
        </w:tc>
        <w:tc>
          <w:tcPr>
            <w:tcW w:w="2320" w:type="dxa"/>
            <w:tcBorders>
              <w:top w:val="single" w:sz="6" w:space="0" w:color="CCCCCC"/>
              <w:left w:val="single" w:sz="6" w:space="0" w:color="CCCCCC"/>
              <w:bottom w:val="single" w:sz="6" w:space="0" w:color="CCCCCC"/>
              <w:right w:val="single" w:sz="6" w:space="0" w:color="CCCCCC"/>
            </w:tcBorders>
          </w:tcPr>
          <w:p w14:paraId="3C34C448" w14:textId="77777777" w:rsidR="00F947C0" w:rsidRPr="00F947C0" w:rsidRDefault="00F947C0" w:rsidP="00F947C0">
            <w:pPr>
              <w:spacing w:after="0" w:line="240" w:lineRule="auto"/>
              <w:rPr>
                <w:rFonts w:ascii="Arial" w:eastAsia="Arial" w:hAnsi="Arial" w:cs="Arial"/>
                <w:b/>
                <w:sz w:val="16"/>
                <w:szCs w:val="16"/>
              </w:rPr>
            </w:pPr>
            <w:r w:rsidRPr="00F947C0">
              <w:rPr>
                <w:sz w:val="16"/>
                <w:szCs w:val="16"/>
              </w:rPr>
              <w:t xml:space="preserve">Critical Evaluation </w:t>
            </w:r>
            <w:r w:rsidRPr="00F947C0">
              <w:rPr>
                <w:color w:val="000000"/>
              </w:rPr>
              <w:t xml:space="preserve"> </w:t>
            </w:r>
            <w:r w:rsidRPr="00F947C0">
              <w:rPr>
                <w:sz w:val="16"/>
                <w:szCs w:val="16"/>
              </w:rPr>
              <w:t>Big Data AND Neural Networks</w:t>
            </w:r>
          </w:p>
        </w:tc>
        <w:tc>
          <w:tcPr>
            <w:tcW w:w="2320" w:type="dxa"/>
            <w:tcBorders>
              <w:top w:val="single" w:sz="6" w:space="0" w:color="CCCCCC"/>
              <w:left w:val="single" w:sz="6" w:space="0" w:color="CCCCCC"/>
              <w:bottom w:val="single" w:sz="6" w:space="0" w:color="CCCCCC"/>
              <w:right w:val="single" w:sz="6" w:space="0" w:color="CCCCCC"/>
            </w:tcBorders>
          </w:tcPr>
          <w:p w14:paraId="4F5AC629" w14:textId="77777777" w:rsidR="00F947C0" w:rsidRPr="00F947C0" w:rsidRDefault="00F947C0" w:rsidP="00F947C0">
            <w:pPr>
              <w:spacing w:after="0" w:line="240" w:lineRule="auto"/>
              <w:rPr>
                <w:rFonts w:ascii="Arial" w:eastAsia="Arial" w:hAnsi="Arial" w:cs="Arial"/>
                <w:b/>
                <w:sz w:val="16"/>
                <w:szCs w:val="16"/>
              </w:rPr>
            </w:pPr>
            <w:r w:rsidRPr="00F947C0">
              <w:rPr>
                <w:sz w:val="16"/>
                <w:szCs w:val="16"/>
              </w:rPr>
              <w:t xml:space="preserve">Conclusions </w:t>
            </w:r>
            <w:r w:rsidRPr="00F947C0">
              <w:rPr>
                <w:color w:val="000000"/>
              </w:rPr>
              <w:t xml:space="preserve"> </w:t>
            </w:r>
            <w:r w:rsidRPr="00F947C0">
              <w:rPr>
                <w:sz w:val="16"/>
                <w:szCs w:val="16"/>
              </w:rPr>
              <w:t>Big Data AND Neural Networks</w:t>
            </w:r>
          </w:p>
        </w:tc>
      </w:tr>
      <w:tr w:rsidR="00F947C0" w:rsidRPr="00F947C0" w14:paraId="4EB51FE9" w14:textId="77777777" w:rsidTr="00F947C0">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5269F51C" w14:textId="77777777" w:rsidR="00F947C0" w:rsidRPr="00F947C0" w:rsidRDefault="00F947C0" w:rsidP="00F947C0">
            <w:pPr>
              <w:spacing w:after="0" w:line="240" w:lineRule="auto"/>
              <w:rPr>
                <w:rFonts w:ascii="Arial" w:eastAsia="Arial" w:hAnsi="Arial" w:cs="Arial"/>
                <w:b/>
                <w:sz w:val="16"/>
                <w:szCs w:val="16"/>
              </w:rPr>
            </w:pPr>
            <w:r w:rsidRPr="00F947C0">
              <w:rPr>
                <w:rFonts w:ascii="Arial" w:eastAsia="Arial" w:hAnsi="Arial" w:cs="Arial"/>
                <w:b/>
                <w:sz w:val="16"/>
                <w:szCs w:val="16"/>
              </w:rPr>
              <w:t>Weighting per criteria</w:t>
            </w:r>
          </w:p>
        </w:tc>
        <w:tc>
          <w:tcPr>
            <w:tcW w:w="2398"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tcPr>
          <w:p w14:paraId="45ED1B52" w14:textId="77777777" w:rsidR="00F947C0" w:rsidRPr="00F947C0" w:rsidRDefault="00F947C0" w:rsidP="00F947C0">
            <w:pPr>
              <w:spacing w:after="0" w:line="240" w:lineRule="auto"/>
              <w:jc w:val="right"/>
              <w:rPr>
                <w:rFonts w:ascii="Arial" w:eastAsia="Arial" w:hAnsi="Arial" w:cs="Arial"/>
                <w:b/>
                <w:sz w:val="16"/>
                <w:szCs w:val="16"/>
              </w:rPr>
            </w:pPr>
            <w:r w:rsidRPr="00F947C0">
              <w:rPr>
                <w:rFonts w:ascii="Arial" w:eastAsia="Arial" w:hAnsi="Arial" w:cs="Arial"/>
                <w:b/>
                <w:sz w:val="16"/>
                <w:szCs w:val="16"/>
              </w:rPr>
              <w:t>20 marks</w:t>
            </w:r>
          </w:p>
        </w:tc>
        <w:tc>
          <w:tcPr>
            <w:tcW w:w="2398"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tcPr>
          <w:p w14:paraId="343E0510" w14:textId="77777777" w:rsidR="00F947C0" w:rsidRPr="00F947C0" w:rsidRDefault="00F947C0" w:rsidP="00F947C0">
            <w:pPr>
              <w:spacing w:after="0" w:line="240" w:lineRule="auto"/>
              <w:jc w:val="right"/>
              <w:rPr>
                <w:rFonts w:ascii="Arial" w:eastAsia="Arial" w:hAnsi="Arial" w:cs="Arial"/>
                <w:b/>
                <w:sz w:val="16"/>
                <w:szCs w:val="16"/>
              </w:rPr>
            </w:pPr>
            <w:r w:rsidRPr="00F947C0">
              <w:rPr>
                <w:rFonts w:ascii="Arial" w:eastAsia="Arial" w:hAnsi="Arial" w:cs="Arial"/>
                <w:b/>
                <w:sz w:val="16"/>
                <w:szCs w:val="16"/>
              </w:rPr>
              <w:t>10 marks</w:t>
            </w:r>
          </w:p>
        </w:tc>
        <w:tc>
          <w:tcPr>
            <w:tcW w:w="2398"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tcPr>
          <w:p w14:paraId="4A54FC58" w14:textId="77777777" w:rsidR="00F947C0" w:rsidRPr="00F947C0" w:rsidRDefault="00F947C0" w:rsidP="00F947C0">
            <w:pPr>
              <w:spacing w:after="0" w:line="240" w:lineRule="auto"/>
              <w:jc w:val="right"/>
              <w:rPr>
                <w:rFonts w:ascii="Arial" w:eastAsia="Arial" w:hAnsi="Arial" w:cs="Arial"/>
                <w:b/>
                <w:sz w:val="16"/>
                <w:szCs w:val="16"/>
              </w:rPr>
            </w:pPr>
            <w:r w:rsidRPr="00F947C0">
              <w:rPr>
                <w:rFonts w:ascii="Arial" w:eastAsia="Arial" w:hAnsi="Arial" w:cs="Arial"/>
                <w:b/>
                <w:sz w:val="16"/>
                <w:szCs w:val="16"/>
              </w:rPr>
              <w:t>20marks</w:t>
            </w:r>
          </w:p>
        </w:tc>
        <w:tc>
          <w:tcPr>
            <w:tcW w:w="2320" w:type="dxa"/>
            <w:tcBorders>
              <w:top w:val="single" w:sz="6" w:space="0" w:color="CCCCCC"/>
              <w:left w:val="single" w:sz="6" w:space="0" w:color="CCCCCC"/>
              <w:bottom w:val="single" w:sz="6" w:space="0" w:color="CCCCCC"/>
              <w:right w:val="single" w:sz="6" w:space="0" w:color="CCCCCC"/>
            </w:tcBorders>
            <w:shd w:val="clear" w:color="auto" w:fill="D9E2F3"/>
          </w:tcPr>
          <w:p w14:paraId="3961AB63" w14:textId="77777777" w:rsidR="00F947C0" w:rsidRPr="00F947C0" w:rsidRDefault="00F947C0" w:rsidP="00F947C0">
            <w:pPr>
              <w:spacing w:after="0" w:line="240" w:lineRule="auto"/>
              <w:jc w:val="right"/>
              <w:rPr>
                <w:rFonts w:ascii="Arial" w:eastAsia="Arial" w:hAnsi="Arial" w:cs="Arial"/>
                <w:b/>
                <w:sz w:val="16"/>
                <w:szCs w:val="16"/>
              </w:rPr>
            </w:pPr>
            <w:r w:rsidRPr="00F947C0">
              <w:rPr>
                <w:rFonts w:ascii="Arial" w:eastAsia="Arial" w:hAnsi="Arial" w:cs="Arial"/>
                <w:b/>
                <w:sz w:val="16"/>
                <w:szCs w:val="16"/>
              </w:rPr>
              <w:t>40 marks</w:t>
            </w:r>
          </w:p>
        </w:tc>
        <w:tc>
          <w:tcPr>
            <w:tcW w:w="2320" w:type="dxa"/>
            <w:tcBorders>
              <w:top w:val="single" w:sz="6" w:space="0" w:color="CCCCCC"/>
              <w:left w:val="single" w:sz="6" w:space="0" w:color="CCCCCC"/>
              <w:bottom w:val="single" w:sz="6" w:space="0" w:color="CCCCCC"/>
              <w:right w:val="single" w:sz="6" w:space="0" w:color="CCCCCC"/>
            </w:tcBorders>
            <w:shd w:val="clear" w:color="auto" w:fill="D9E2F3"/>
          </w:tcPr>
          <w:p w14:paraId="72F8D29F" w14:textId="77777777" w:rsidR="00F947C0" w:rsidRPr="00F947C0" w:rsidRDefault="00F947C0" w:rsidP="00F947C0">
            <w:pPr>
              <w:spacing w:after="0" w:line="240" w:lineRule="auto"/>
              <w:jc w:val="right"/>
              <w:rPr>
                <w:rFonts w:ascii="Arial" w:eastAsia="Arial" w:hAnsi="Arial" w:cs="Arial"/>
                <w:b/>
                <w:sz w:val="16"/>
                <w:szCs w:val="16"/>
              </w:rPr>
            </w:pPr>
            <w:r w:rsidRPr="00F947C0">
              <w:rPr>
                <w:rFonts w:ascii="Arial" w:eastAsia="Arial" w:hAnsi="Arial" w:cs="Arial"/>
                <w:b/>
                <w:sz w:val="16"/>
                <w:szCs w:val="16"/>
              </w:rPr>
              <w:t>10 marks</w:t>
            </w:r>
          </w:p>
        </w:tc>
      </w:tr>
      <w:tr w:rsidR="00F947C0" w:rsidRPr="00F947C0" w14:paraId="58372BD2" w14:textId="77777777" w:rsidTr="00F947C0">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15961B1E" w14:textId="77777777" w:rsidR="00F947C0" w:rsidRPr="00F947C0" w:rsidRDefault="00F947C0" w:rsidP="00F947C0">
            <w:pPr>
              <w:spacing w:after="0" w:line="240" w:lineRule="auto"/>
              <w:rPr>
                <w:rFonts w:ascii="Arial" w:eastAsia="Arial" w:hAnsi="Arial" w:cs="Arial"/>
                <w:i/>
                <w:sz w:val="16"/>
                <w:szCs w:val="16"/>
              </w:rPr>
            </w:pPr>
            <w:r w:rsidRPr="00F947C0">
              <w:rPr>
                <w:rFonts w:ascii="Arial" w:eastAsia="Arial" w:hAnsi="Arial" w:cs="Arial"/>
                <w:i/>
                <w:sz w:val="16"/>
                <w:szCs w:val="16"/>
              </w:rPr>
              <w:t>Excellent (+70%)</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3A9B0FD6"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Clear, professional presentation; demonstrates practical deployment effectively; shows dataset handling and code execution; logical flow; fully accessible; 5–7 min.</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69BB5896"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Comprehensive coverage of chosen topic; clearly defined objective &amp; research question; excellent synthesis of current methodologies and key research papers; logical structure.</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53425625"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Thorough review of relevant literature; demonstrates critical thinking; identifies trends, gaps, and key insights; accurate and complete Harvard referencing; well-organized.</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32EFB99C"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Sophisticated analysis of key findings; identifies implications, limitations, contradictions, and research gaps; demonstrates deep understanding; presents original insights.</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31B06C4A"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Logical, insightful conclusions strongly supported by research; demonstrates contribution, relevance, and potential future work.</w:t>
            </w:r>
          </w:p>
        </w:tc>
      </w:tr>
      <w:tr w:rsidR="00F947C0" w:rsidRPr="00F947C0" w14:paraId="1607D482" w14:textId="77777777" w:rsidTr="00F947C0">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5799086E" w14:textId="77777777" w:rsidR="00F947C0" w:rsidRPr="00F947C0" w:rsidRDefault="00F947C0" w:rsidP="00F947C0">
            <w:pPr>
              <w:spacing w:after="0" w:line="240" w:lineRule="auto"/>
              <w:rPr>
                <w:rFonts w:ascii="Arial" w:eastAsia="Arial" w:hAnsi="Arial" w:cs="Arial"/>
                <w:i/>
                <w:sz w:val="16"/>
                <w:szCs w:val="16"/>
              </w:rPr>
            </w:pPr>
            <w:r w:rsidRPr="00F947C0">
              <w:rPr>
                <w:rFonts w:ascii="Arial" w:eastAsia="Arial" w:hAnsi="Arial" w:cs="Arial"/>
                <w:i/>
                <w:sz w:val="16"/>
                <w:szCs w:val="16"/>
              </w:rPr>
              <w:t>Very Good (60 - 69%)</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24E54871"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Mostly clear &amp; structured; demonstrates code and dataset use; minor gaps in explanation or flow; accessible.</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0B18E0C9"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Clear objective &amp; research question; good overview of methodologies &amp; key research; may lack depth in analysis or connections.</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5474284E"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Good coverage of key literature; some critical analysis; minor gaps in synthesis; mostly correct Harvard referencing.</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073B1567"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Good analysis of findings and limitations; recognizes some gaps or contradictions; generally clear understanding.</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00B0B476"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Clear conclusions; generally consistent with research; minor lack of insight or innovation.</w:t>
            </w:r>
          </w:p>
        </w:tc>
      </w:tr>
      <w:tr w:rsidR="00F947C0" w:rsidRPr="00F947C0" w14:paraId="2361B74A" w14:textId="77777777" w:rsidTr="00F947C0">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45703733" w14:textId="77777777" w:rsidR="00F947C0" w:rsidRPr="00F947C0" w:rsidRDefault="00F947C0" w:rsidP="00F947C0">
            <w:pPr>
              <w:spacing w:after="0" w:line="240" w:lineRule="auto"/>
              <w:rPr>
                <w:rFonts w:ascii="Arial" w:eastAsia="Arial" w:hAnsi="Arial" w:cs="Arial"/>
                <w:i/>
                <w:sz w:val="16"/>
                <w:szCs w:val="16"/>
              </w:rPr>
            </w:pPr>
            <w:r w:rsidRPr="00F947C0">
              <w:rPr>
                <w:rFonts w:ascii="Arial" w:eastAsia="Arial" w:hAnsi="Arial" w:cs="Arial"/>
                <w:i/>
                <w:sz w:val="16"/>
                <w:szCs w:val="16"/>
              </w:rPr>
              <w:t>Good (50 - 59%)</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7D0278CD"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Adequate explanation but may lack clarity, technical depth, or smooth flow; partially accessible; minor omissions.</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62E14DC0"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Basic overview; research question present but vague; state-of-the-art review largely descriptive; limited synthesis.</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7870B38F"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Adequate coverage but mostly descriptive; limited critical engagement; some referencing errors.</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16A57BF9"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Limited evaluation; mostly descriptive; weak identification of limitations, gaps, or contradictions.</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6591BF38"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Basic conclusions; mostly summary of findings; minimal critical insight.</w:t>
            </w:r>
          </w:p>
        </w:tc>
      </w:tr>
      <w:tr w:rsidR="00F947C0" w:rsidRPr="00F947C0" w14:paraId="028C7BC9" w14:textId="77777777" w:rsidTr="00F947C0">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76C15398" w14:textId="77777777" w:rsidR="00F947C0" w:rsidRPr="00F947C0" w:rsidRDefault="00F947C0" w:rsidP="00F947C0">
            <w:pPr>
              <w:spacing w:after="0" w:line="240" w:lineRule="auto"/>
              <w:rPr>
                <w:rFonts w:ascii="Arial" w:eastAsia="Arial" w:hAnsi="Arial" w:cs="Arial"/>
                <w:i/>
                <w:sz w:val="16"/>
                <w:szCs w:val="16"/>
              </w:rPr>
            </w:pPr>
            <w:r w:rsidRPr="00F947C0">
              <w:rPr>
                <w:rFonts w:ascii="Arial" w:eastAsia="Arial" w:hAnsi="Arial" w:cs="Arial"/>
                <w:i/>
                <w:sz w:val="16"/>
                <w:szCs w:val="16"/>
              </w:rPr>
              <w:t>Acceptable (40 - 49%)</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71B0D385"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Limited or unclear demonstration; minimal explanation of code/dataset; poorly structured; some accessibility issues.</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27AF8556"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Minimal or vague overview; unclear objective; superficial discussion of methodologies or key research.</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139AFD00"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Sparse review; mostly descriptive; minimal analysis; referencing inconsistent or incomplete.</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3BE8AACA"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Minimal evaluation; superficial discussion; poor awareness of limitations or implications.</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67ECCD4A"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Weak or vague conclusions; poorly linked to research findings.</w:t>
            </w:r>
          </w:p>
        </w:tc>
      </w:tr>
      <w:tr w:rsidR="00F947C0" w:rsidRPr="00F947C0" w14:paraId="6C7F6B38" w14:textId="77777777" w:rsidTr="00F947C0">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627570B6" w14:textId="77777777" w:rsidR="00F947C0" w:rsidRPr="00F947C0" w:rsidRDefault="00F947C0" w:rsidP="00F947C0">
            <w:pPr>
              <w:spacing w:after="0" w:line="240" w:lineRule="auto"/>
              <w:rPr>
                <w:rFonts w:ascii="Arial" w:eastAsia="Arial" w:hAnsi="Arial" w:cs="Arial"/>
                <w:i/>
                <w:sz w:val="16"/>
                <w:szCs w:val="16"/>
              </w:rPr>
            </w:pPr>
            <w:r w:rsidRPr="00F947C0">
              <w:rPr>
                <w:rFonts w:ascii="Arial" w:eastAsia="Arial" w:hAnsi="Arial" w:cs="Arial"/>
                <w:i/>
                <w:sz w:val="16"/>
                <w:szCs w:val="16"/>
              </w:rPr>
              <w:t>Fail (&lt; 39%)</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4E71D3C8"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Missing, inaccessible, or very poor demonstration; no meaningful explanation of work.</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7FD66C14"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Absent or irrelevant; no clear objective or research question; no meaningful discussion of state-of-the-art.</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5FFD45F5"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Very limited or missing literature review; little or no analysis; incorrect or missing referencing.</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1271AA3D"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Absent or seriously flawed evaluation; no analysis of findings or research gaps.</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2D9C9EA8"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Absent or irrelevant conclusions; no connection to research findings.</w:t>
            </w:r>
          </w:p>
        </w:tc>
      </w:tr>
    </w:tbl>
    <w:p w14:paraId="4CA29B83" w14:textId="77777777" w:rsidR="0084137E" w:rsidRDefault="0084137E">
      <w:pPr>
        <w:spacing w:after="0"/>
      </w:pPr>
    </w:p>
    <w:sectPr w:rsidR="0084137E" w:rsidSect="00F947C0">
      <w:headerReference w:type="default" r:id="rId12"/>
      <w:footerReference w:type="default" r:id="rId13"/>
      <w:pgSz w:w="16838" w:h="11906" w:orient="landscape"/>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2D4A53" w14:textId="77777777" w:rsidR="00933657" w:rsidRDefault="00933657">
      <w:pPr>
        <w:spacing w:after="0" w:line="240" w:lineRule="auto"/>
      </w:pPr>
      <w:r>
        <w:separator/>
      </w:r>
    </w:p>
  </w:endnote>
  <w:endnote w:type="continuationSeparator" w:id="0">
    <w:p w14:paraId="64C34AF9" w14:textId="77777777" w:rsidR="00933657" w:rsidRDefault="00933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embedRegular r:id="rId1" w:fontKey="{297A8505-7752-094B-B121-BFC72E0B1844}"/>
    <w:embedBold r:id="rId2" w:fontKey="{A905FB9D-CDDC-B14D-B7A5-AF3E7EC6C059}"/>
  </w:font>
  <w:font w:name="Noto Sans Symbols">
    <w:panose1 w:val="020B0604020202020204"/>
    <w:charset w:val="00"/>
    <w:family w:val="auto"/>
    <w:pitch w:val="default"/>
    <w:embedRegular r:id="rId3" w:fontKey="{073E5B04-61C8-E144-9DF0-2F8B71049FE6}"/>
  </w:font>
  <w:font w:name="Courier New">
    <w:panose1 w:val="02070309020205020404"/>
    <w:charset w:val="00"/>
    <w:family w:val="modern"/>
    <w:pitch w:val="fixed"/>
    <w:sig w:usb0="E0002EFF" w:usb1="C0007843" w:usb2="00000009" w:usb3="00000000" w:csb0="000001FF" w:csb1="00000000"/>
    <w:embedRegular r:id="rId4" w:fontKey="{9D7E345A-D289-5D4C-8958-9266CBE2B46E}"/>
  </w:font>
  <w:font w:name="Symbol">
    <w:panose1 w:val="05050102010706020507"/>
    <w:charset w:val="02"/>
    <w:family w:val="decorative"/>
    <w:pitch w:val="variable"/>
    <w:sig w:usb0="00000000" w:usb1="10000000" w:usb2="00000000" w:usb3="00000000" w:csb0="80000000" w:csb1="00000000"/>
    <w:embedRegular r:id="rId5" w:fontKey="{DD5334F6-F9BD-344F-8F79-10FD3A5A1033}"/>
  </w:font>
  <w:font w:name="Wingdings">
    <w:panose1 w:val="05000000000000000000"/>
    <w:charset w:val="02"/>
    <w:family w:val="auto"/>
    <w:pitch w:val="variable"/>
    <w:sig w:usb0="00000000" w:usb1="10000000" w:usb2="00000000" w:usb3="00000000" w:csb0="80000000" w:csb1="00000000"/>
    <w:embedRegular r:id="rId6" w:fontKey="{93AD3E8D-7BAE-6B49-8EA8-F6425038E2B3}"/>
  </w:font>
  <w:font w:name="Calibri">
    <w:panose1 w:val="020F0502020204030204"/>
    <w:charset w:val="00"/>
    <w:family w:val="swiss"/>
    <w:pitch w:val="variable"/>
    <w:sig w:usb0="E4002EFF" w:usb1="C000247B" w:usb2="00000009" w:usb3="00000000" w:csb0="000001FF" w:csb1="00000000"/>
    <w:embedRegular r:id="rId7" w:fontKey="{B160E90F-D0B7-A24A-9377-83B7362DC9BC}"/>
    <w:embedBold r:id="rId8" w:fontKey="{41B9227D-5D62-D04D-9A01-3BF8ACAE242B}"/>
    <w:embedItalic r:id="rId9" w:fontKey="{1F15DE48-23B0-4347-8993-9261340C4C98}"/>
  </w:font>
  <w:font w:name="Georgia">
    <w:panose1 w:val="02040502050405020303"/>
    <w:charset w:val="00"/>
    <w:family w:val="roman"/>
    <w:pitch w:val="variable"/>
    <w:sig w:usb0="00000287" w:usb1="00000000" w:usb2="00000000" w:usb3="00000000" w:csb0="0000009F" w:csb1="00000000"/>
    <w:embedItalic r:id="rId10" w:fontKey="{72E8552F-49DE-774C-8909-2F4D868C3E98}"/>
  </w:font>
  <w:font w:name="Cambria">
    <w:panose1 w:val="02040503050406030204"/>
    <w:charset w:val="00"/>
    <w:family w:val="roman"/>
    <w:pitch w:val="variable"/>
    <w:sig w:usb0="E00006FF" w:usb1="420024FF" w:usb2="02000000" w:usb3="00000000" w:csb0="0000019F" w:csb1="00000000"/>
    <w:embedRegular r:id="rId11" w:fontKey="{4871B250-1075-7042-A7C4-4F36C2A870B4}"/>
    <w:embedBold r:id="rId12" w:fontKey="{538CE05B-F94C-7D4F-B8BC-50C1A17161CA}"/>
  </w:font>
  <w:font w:name="Arial">
    <w:panose1 w:val="020B0604020202020204"/>
    <w:charset w:val="00"/>
    <w:family w:val="swiss"/>
    <w:pitch w:val="variable"/>
    <w:sig w:usb0="E0002EFF" w:usb1="C000785B" w:usb2="00000009" w:usb3="00000000" w:csb0="000001FF" w:csb1="00000000"/>
    <w:embedRegular r:id="rId13" w:fontKey="{6C36BC91-1D25-2545-8809-D2D3BB6EBE63}"/>
    <w:embedBold r:id="rId14" w:fontKey="{62D00932-8492-0446-89BD-A232986FBC58}"/>
    <w:embedItalic r:id="rId15" w:fontKey="{83C41DFB-D204-C940-9A8E-6658189B844F}"/>
    <w:embedBoldItalic r:id="rId16" w:fontKey="{E68750FB-F1EA-B940-A276-28A79FFDC972}"/>
  </w:font>
  <w:font w:name="Aptos">
    <w:charset w:val="00"/>
    <w:family w:val="swiss"/>
    <w:pitch w:val="variable"/>
    <w:sig w:usb0="20000287" w:usb1="00000003" w:usb2="00000000" w:usb3="00000000" w:csb0="0000019F" w:csb1="00000000"/>
    <w:embedRegular r:id="rId17" w:fontKey="{094269DE-CDAB-D74E-BF56-EBC75148DD67}"/>
    <w:embedBold r:id="rId18" w:fontKey="{EFEEB65C-B814-3342-8CD0-492A8376C733}"/>
    <w:embedItalic r:id="rId19" w:fontKey="{6D705FCC-9563-3848-A6AB-0E82F78742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tag w:val="goog_rdk_7"/>
      <w:id w:val="1533345269"/>
    </w:sdtPr>
    <w:sdtEndPr/>
    <w:sdtContent>
      <w:p w14:paraId="1962F806" w14:textId="77777777" w:rsidR="0084137E" w:rsidRPr="0084137E" w:rsidRDefault="00933657">
        <w:pPr>
          <w:jc w:val="right"/>
          <w:rPr>
            <w:ins w:id="5" w:author="Fiona O'Riordan" w:date="2026-08-17T18:49:00Z"/>
            <w:rPrChange w:id="6" w:author="Fiona O'Riordan" w:date="2026-08-17T18:49:00Z">
              <w:rPr>
                <w:ins w:id="7" w:author="Fiona O'Riordan" w:date="2026-08-17T18:49:00Z"/>
                <w:color w:val="000000"/>
              </w:rPr>
            </w:rPrChange>
          </w:rPr>
        </w:pPr>
        <w:sdt>
          <w:sdtPr>
            <w:tag w:val="goog_rdk_5"/>
            <w:id w:val="1602685647"/>
          </w:sdtPr>
          <w:sdtEndPr/>
          <w:sdtContent>
            <w:ins w:id="8" w:author="Fiona O'Riordan" w:date="2026-08-17T18:49:00Z">
              <w:r>
                <w:rPr>
                  <w:color w:val="000000"/>
                </w:rPr>
                <w:fldChar w:fldCharType="begin"/>
              </w:r>
              <w:r>
                <w:rPr>
                  <w:color w:val="000000"/>
                </w:rPr>
                <w:instrText>PAGE</w:instrText>
              </w:r>
              <w:r>
                <w:rPr>
                  <w:color w:val="000000"/>
                </w:rPr>
                <w:fldChar w:fldCharType="separate"/>
              </w:r>
            </w:ins>
            <w:r w:rsidR="00F947C0">
              <w:rPr>
                <w:noProof/>
                <w:color w:val="000000"/>
              </w:rPr>
              <w:t>1</w:t>
            </w:r>
            <w:ins w:id="9" w:author="Fiona O'Riordan" w:date="2026-08-17T18:49:00Z">
              <w:r>
                <w:rPr>
                  <w:color w:val="000000"/>
                </w:rPr>
                <w:fldChar w:fldCharType="end"/>
              </w:r>
            </w:ins>
            <w:sdt>
              <w:sdtPr>
                <w:tag w:val="goog_rdk_6"/>
                <w:id w:val="648879973"/>
              </w:sdtPr>
              <w:sdtEndPr/>
              <w:sdtContent/>
            </w:sdt>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tag w:val="goog_rdk_3"/>
      <w:id w:val="2031865883"/>
    </w:sdtPr>
    <w:sdtEndPr/>
    <w:sdtContent>
      <w:p w14:paraId="76A751F6" w14:textId="37F0A256" w:rsidR="0084137E" w:rsidRDefault="00933657">
        <w:pPr>
          <w:pBdr>
            <w:top w:val="nil"/>
            <w:left w:val="nil"/>
            <w:bottom w:val="nil"/>
            <w:right w:val="nil"/>
            <w:between w:val="nil"/>
          </w:pBdr>
          <w:tabs>
            <w:tab w:val="center" w:pos="4513"/>
            <w:tab w:val="right" w:pos="9026"/>
          </w:tabs>
          <w:spacing w:after="0" w:line="240" w:lineRule="auto"/>
          <w:jc w:val="right"/>
          <w:rPr>
            <w:color w:val="000000"/>
          </w:rPr>
          <w:pPrChange w:id="11" w:author="Fiona O'Riordan" w:date="2026-08-17T18:49:00Z">
            <w:pPr>
              <w:pBdr>
                <w:top w:val="nil"/>
                <w:left w:val="nil"/>
                <w:bottom w:val="nil"/>
                <w:right w:val="nil"/>
                <w:between w:val="nil"/>
              </w:pBdr>
              <w:tabs>
                <w:tab w:val="center" w:pos="4513"/>
                <w:tab w:val="right" w:pos="9026"/>
              </w:tabs>
              <w:spacing w:after="0" w:line="240" w:lineRule="auto"/>
            </w:pPr>
          </w:pPrChange>
        </w:pPr>
        <w:sdt>
          <w:sdtPr>
            <w:tag w:val="goog_rdk_2"/>
            <w:id w:val="-526814090"/>
          </w:sdtPr>
          <w:sdtEndPr/>
          <w:sdtContent>
            <w:ins w:id="12" w:author="Fiona O'Riordan" w:date="2026-08-17T18:49:00Z">
              <w:r>
                <w:rPr>
                  <w:color w:val="000000"/>
                </w:rPr>
                <w:fldChar w:fldCharType="begin"/>
              </w:r>
              <w:r>
                <w:rPr>
                  <w:color w:val="000000"/>
                </w:rPr>
                <w:instrText>PAGE</w:instrText>
              </w:r>
              <w:r>
                <w:rPr>
                  <w:color w:val="000000"/>
                </w:rPr>
                <w:fldChar w:fldCharType="separate"/>
              </w:r>
            </w:ins>
            <w:r w:rsidR="00F947C0">
              <w:rPr>
                <w:noProof/>
                <w:color w:val="000000"/>
              </w:rPr>
              <w:t>1</w:t>
            </w:r>
            <w:ins w:id="13" w:author="Fiona O'Riordan" w:date="2026-08-17T18:49:00Z">
              <w:r>
                <w:rPr>
                  <w:color w:val="000000"/>
                </w:rPr>
                <w:fldChar w:fldCharType="end"/>
              </w:r>
            </w:ins>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BEE16C" w14:textId="77777777" w:rsidR="00933657" w:rsidRDefault="00933657">
      <w:pPr>
        <w:spacing w:after="0" w:line="240" w:lineRule="auto"/>
      </w:pPr>
      <w:r>
        <w:separator/>
      </w:r>
    </w:p>
  </w:footnote>
  <w:footnote w:type="continuationSeparator" w:id="0">
    <w:p w14:paraId="3E299ED7" w14:textId="77777777" w:rsidR="00933657" w:rsidRDefault="009336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42B88F" w14:textId="77777777" w:rsidR="0084137E" w:rsidRDefault="0084137E">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0159B9"/>
    <w:multiLevelType w:val="hybridMultilevel"/>
    <w:tmpl w:val="B6603596"/>
    <w:lvl w:ilvl="0" w:tplc="1576C552">
      <w:start w:val="1"/>
      <w:numFmt w:val="bullet"/>
      <w:lvlText w:val="●"/>
      <w:lvlJc w:val="left"/>
      <w:pPr>
        <w:ind w:left="662"/>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722EB12A">
      <w:start w:val="1"/>
      <w:numFmt w:val="bullet"/>
      <w:lvlText w:val="o"/>
      <w:lvlJc w:val="left"/>
      <w:pPr>
        <w:ind w:left="138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4E801ADE">
      <w:start w:val="1"/>
      <w:numFmt w:val="bullet"/>
      <w:lvlText w:val="▪"/>
      <w:lvlJc w:val="left"/>
      <w:pPr>
        <w:ind w:left="210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038C525E">
      <w:start w:val="1"/>
      <w:numFmt w:val="bullet"/>
      <w:lvlText w:val="•"/>
      <w:lvlJc w:val="left"/>
      <w:pPr>
        <w:ind w:left="282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79EE165E">
      <w:start w:val="1"/>
      <w:numFmt w:val="bullet"/>
      <w:lvlText w:val="o"/>
      <w:lvlJc w:val="left"/>
      <w:pPr>
        <w:ind w:left="354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689A45BE">
      <w:start w:val="1"/>
      <w:numFmt w:val="bullet"/>
      <w:lvlText w:val="▪"/>
      <w:lvlJc w:val="left"/>
      <w:pPr>
        <w:ind w:left="426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09A0A8E2">
      <w:start w:val="1"/>
      <w:numFmt w:val="bullet"/>
      <w:lvlText w:val="•"/>
      <w:lvlJc w:val="left"/>
      <w:pPr>
        <w:ind w:left="498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6BBED482">
      <w:start w:val="1"/>
      <w:numFmt w:val="bullet"/>
      <w:lvlText w:val="o"/>
      <w:lvlJc w:val="left"/>
      <w:pPr>
        <w:ind w:left="570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0F2E9F0E">
      <w:start w:val="1"/>
      <w:numFmt w:val="bullet"/>
      <w:lvlText w:val="▪"/>
      <w:lvlJc w:val="left"/>
      <w:pPr>
        <w:ind w:left="642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 w15:restartNumberingAfterBreak="0">
    <w:nsid w:val="35257CD6"/>
    <w:multiLevelType w:val="multilevel"/>
    <w:tmpl w:val="F712F652"/>
    <w:lvl w:ilvl="0">
      <w:start w:val="1"/>
      <w:numFmt w:val="decimal"/>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2" w15:restartNumberingAfterBreak="0">
    <w:nsid w:val="35537706"/>
    <w:multiLevelType w:val="hybridMultilevel"/>
    <w:tmpl w:val="0FCEA1CE"/>
    <w:lvl w:ilvl="0" w:tplc="18090001">
      <w:start w:val="1"/>
      <w:numFmt w:val="bullet"/>
      <w:lvlText w:val=""/>
      <w:lvlJc w:val="left"/>
      <w:pPr>
        <w:ind w:left="705" w:hanging="360"/>
      </w:pPr>
      <w:rPr>
        <w:rFonts w:ascii="Symbol" w:hAnsi="Symbol" w:hint="default"/>
      </w:rPr>
    </w:lvl>
    <w:lvl w:ilvl="1" w:tplc="18090003" w:tentative="1">
      <w:start w:val="1"/>
      <w:numFmt w:val="bullet"/>
      <w:lvlText w:val="o"/>
      <w:lvlJc w:val="left"/>
      <w:pPr>
        <w:ind w:left="1425" w:hanging="360"/>
      </w:pPr>
      <w:rPr>
        <w:rFonts w:ascii="Courier New" w:hAnsi="Courier New" w:cs="Courier New" w:hint="default"/>
      </w:rPr>
    </w:lvl>
    <w:lvl w:ilvl="2" w:tplc="18090005" w:tentative="1">
      <w:start w:val="1"/>
      <w:numFmt w:val="bullet"/>
      <w:lvlText w:val=""/>
      <w:lvlJc w:val="left"/>
      <w:pPr>
        <w:ind w:left="2145" w:hanging="360"/>
      </w:pPr>
      <w:rPr>
        <w:rFonts w:ascii="Wingdings" w:hAnsi="Wingdings" w:hint="default"/>
      </w:rPr>
    </w:lvl>
    <w:lvl w:ilvl="3" w:tplc="18090001" w:tentative="1">
      <w:start w:val="1"/>
      <w:numFmt w:val="bullet"/>
      <w:lvlText w:val=""/>
      <w:lvlJc w:val="left"/>
      <w:pPr>
        <w:ind w:left="2865" w:hanging="360"/>
      </w:pPr>
      <w:rPr>
        <w:rFonts w:ascii="Symbol" w:hAnsi="Symbol" w:hint="default"/>
      </w:rPr>
    </w:lvl>
    <w:lvl w:ilvl="4" w:tplc="18090003" w:tentative="1">
      <w:start w:val="1"/>
      <w:numFmt w:val="bullet"/>
      <w:lvlText w:val="o"/>
      <w:lvlJc w:val="left"/>
      <w:pPr>
        <w:ind w:left="3585" w:hanging="360"/>
      </w:pPr>
      <w:rPr>
        <w:rFonts w:ascii="Courier New" w:hAnsi="Courier New" w:cs="Courier New" w:hint="default"/>
      </w:rPr>
    </w:lvl>
    <w:lvl w:ilvl="5" w:tplc="18090005" w:tentative="1">
      <w:start w:val="1"/>
      <w:numFmt w:val="bullet"/>
      <w:lvlText w:val=""/>
      <w:lvlJc w:val="left"/>
      <w:pPr>
        <w:ind w:left="4305" w:hanging="360"/>
      </w:pPr>
      <w:rPr>
        <w:rFonts w:ascii="Wingdings" w:hAnsi="Wingdings" w:hint="default"/>
      </w:rPr>
    </w:lvl>
    <w:lvl w:ilvl="6" w:tplc="18090001" w:tentative="1">
      <w:start w:val="1"/>
      <w:numFmt w:val="bullet"/>
      <w:lvlText w:val=""/>
      <w:lvlJc w:val="left"/>
      <w:pPr>
        <w:ind w:left="5025" w:hanging="360"/>
      </w:pPr>
      <w:rPr>
        <w:rFonts w:ascii="Symbol" w:hAnsi="Symbol" w:hint="default"/>
      </w:rPr>
    </w:lvl>
    <w:lvl w:ilvl="7" w:tplc="18090003" w:tentative="1">
      <w:start w:val="1"/>
      <w:numFmt w:val="bullet"/>
      <w:lvlText w:val="o"/>
      <w:lvlJc w:val="left"/>
      <w:pPr>
        <w:ind w:left="5745" w:hanging="360"/>
      </w:pPr>
      <w:rPr>
        <w:rFonts w:ascii="Courier New" w:hAnsi="Courier New" w:cs="Courier New" w:hint="default"/>
      </w:rPr>
    </w:lvl>
    <w:lvl w:ilvl="8" w:tplc="18090005" w:tentative="1">
      <w:start w:val="1"/>
      <w:numFmt w:val="bullet"/>
      <w:lvlText w:val=""/>
      <w:lvlJc w:val="left"/>
      <w:pPr>
        <w:ind w:left="6465" w:hanging="360"/>
      </w:pPr>
      <w:rPr>
        <w:rFonts w:ascii="Wingdings" w:hAnsi="Wingdings" w:hint="default"/>
      </w:rPr>
    </w:lvl>
  </w:abstractNum>
  <w:abstractNum w:abstractNumId="3" w15:restartNumberingAfterBreak="0">
    <w:nsid w:val="381C3DEF"/>
    <w:multiLevelType w:val="hybridMultilevel"/>
    <w:tmpl w:val="6DF610BC"/>
    <w:lvl w:ilvl="0" w:tplc="6780FF1C">
      <w:start w:val="1"/>
      <w:numFmt w:val="decimal"/>
      <w:lvlText w:val="%1."/>
      <w:lvlJc w:val="left"/>
      <w:pPr>
        <w:ind w:left="662"/>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8DFC9410">
      <w:start w:val="1"/>
      <w:numFmt w:val="lowerLetter"/>
      <w:lvlText w:val="%2"/>
      <w:lvlJc w:val="left"/>
      <w:pPr>
        <w:ind w:left="14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C33086F4">
      <w:start w:val="1"/>
      <w:numFmt w:val="lowerRoman"/>
      <w:lvlText w:val="%3"/>
      <w:lvlJc w:val="left"/>
      <w:pPr>
        <w:ind w:left="213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DF16090A">
      <w:start w:val="1"/>
      <w:numFmt w:val="decimal"/>
      <w:lvlText w:val="%4"/>
      <w:lvlJc w:val="left"/>
      <w:pPr>
        <w:ind w:left="285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35EAAA64">
      <w:start w:val="1"/>
      <w:numFmt w:val="lowerLetter"/>
      <w:lvlText w:val="%5"/>
      <w:lvlJc w:val="left"/>
      <w:pPr>
        <w:ind w:left="357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61E88C5A">
      <w:start w:val="1"/>
      <w:numFmt w:val="lowerRoman"/>
      <w:lvlText w:val="%6"/>
      <w:lvlJc w:val="left"/>
      <w:pPr>
        <w:ind w:left="429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E1923040">
      <w:start w:val="1"/>
      <w:numFmt w:val="decimal"/>
      <w:lvlText w:val="%7"/>
      <w:lvlJc w:val="left"/>
      <w:pPr>
        <w:ind w:left="50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934C65FE">
      <w:start w:val="1"/>
      <w:numFmt w:val="lowerLetter"/>
      <w:lvlText w:val="%8"/>
      <w:lvlJc w:val="left"/>
      <w:pPr>
        <w:ind w:left="573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2A02DB7E">
      <w:start w:val="1"/>
      <w:numFmt w:val="lowerRoman"/>
      <w:lvlText w:val="%9"/>
      <w:lvlJc w:val="left"/>
      <w:pPr>
        <w:ind w:left="645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4" w15:restartNumberingAfterBreak="0">
    <w:nsid w:val="4DF872FA"/>
    <w:multiLevelType w:val="hybridMultilevel"/>
    <w:tmpl w:val="776625E6"/>
    <w:lvl w:ilvl="0" w:tplc="5C14CA00">
      <w:start w:val="1"/>
      <w:numFmt w:val="decimal"/>
      <w:lvlText w:val="%1."/>
      <w:lvlJc w:val="left"/>
      <w:pPr>
        <w:ind w:left="662"/>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E88A8496">
      <w:start w:val="1"/>
      <w:numFmt w:val="lowerLetter"/>
      <w:lvlText w:val="%2"/>
      <w:lvlJc w:val="left"/>
      <w:pPr>
        <w:ind w:left="14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D6A630EE">
      <w:start w:val="1"/>
      <w:numFmt w:val="lowerRoman"/>
      <w:lvlText w:val="%3"/>
      <w:lvlJc w:val="left"/>
      <w:pPr>
        <w:ind w:left="213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7D047412">
      <w:start w:val="1"/>
      <w:numFmt w:val="decimal"/>
      <w:lvlText w:val="%4"/>
      <w:lvlJc w:val="left"/>
      <w:pPr>
        <w:ind w:left="285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7504B106">
      <w:start w:val="1"/>
      <w:numFmt w:val="lowerLetter"/>
      <w:lvlText w:val="%5"/>
      <w:lvlJc w:val="left"/>
      <w:pPr>
        <w:ind w:left="357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ADF62DE2">
      <w:start w:val="1"/>
      <w:numFmt w:val="lowerRoman"/>
      <w:lvlText w:val="%6"/>
      <w:lvlJc w:val="left"/>
      <w:pPr>
        <w:ind w:left="429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8D268198">
      <w:start w:val="1"/>
      <w:numFmt w:val="decimal"/>
      <w:lvlText w:val="%7"/>
      <w:lvlJc w:val="left"/>
      <w:pPr>
        <w:ind w:left="50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2E2A6BCE">
      <w:start w:val="1"/>
      <w:numFmt w:val="lowerLetter"/>
      <w:lvlText w:val="%8"/>
      <w:lvlJc w:val="left"/>
      <w:pPr>
        <w:ind w:left="573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4496A344">
      <w:start w:val="1"/>
      <w:numFmt w:val="lowerRoman"/>
      <w:lvlText w:val="%9"/>
      <w:lvlJc w:val="left"/>
      <w:pPr>
        <w:ind w:left="645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5" w15:restartNumberingAfterBreak="0">
    <w:nsid w:val="54B0238F"/>
    <w:multiLevelType w:val="multilevel"/>
    <w:tmpl w:val="972042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1FF1E9B"/>
    <w:multiLevelType w:val="multilevel"/>
    <w:tmpl w:val="C74AF5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5"/>
  </w:num>
  <w:num w:numId="3">
    <w:abstractNumId w:val="1"/>
  </w:num>
  <w:num w:numId="4">
    <w:abstractNumId w:val="0"/>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37E"/>
    <w:rsid w:val="00155601"/>
    <w:rsid w:val="00375672"/>
    <w:rsid w:val="005633BC"/>
    <w:rsid w:val="007408D7"/>
    <w:rsid w:val="0084137E"/>
    <w:rsid w:val="00931D09"/>
    <w:rsid w:val="00933657"/>
    <w:rsid w:val="00C80D84"/>
    <w:rsid w:val="00F947C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CCA3A"/>
  <w15:docId w15:val="{DE50F9D1-2EB3-4DC5-AAD5-08D798A21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TableGrid">
    <w:name w:val="TableGrid"/>
    <w:rsid w:val="00F947C0"/>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paragraph" w:styleId="ListParagraph">
    <w:name w:val="List Paragraph"/>
    <w:basedOn w:val="Normal"/>
    <w:uiPriority w:val="34"/>
    <w:qFormat/>
    <w:rsid w:val="00F947C0"/>
    <w:pPr>
      <w:ind w:left="720"/>
      <w:contextualSpacing/>
    </w:pPr>
    <w:rPr>
      <w:color w:val="000000"/>
    </w:rPr>
  </w:style>
  <w:style w:type="paragraph" w:styleId="BalloonText">
    <w:name w:val="Balloon Text"/>
    <w:basedOn w:val="Normal"/>
    <w:link w:val="BalloonTextChar"/>
    <w:uiPriority w:val="99"/>
    <w:semiHidden/>
    <w:unhideWhenUsed/>
    <w:rsid w:val="00931D0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31D09"/>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nthropic.skilljar.com/teaching-ai-fluency"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obNZ41CiVxpfPbewqU+LkUwsA==">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2681</Words>
  <Characters>15287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2026-09-07T08:03:00Z</dcterms:created>
  <dcterms:modified xsi:type="dcterms:W3CDTF">2026-09-07T10:32:00Z</dcterms:modified>
</cp:coreProperties>
</file>